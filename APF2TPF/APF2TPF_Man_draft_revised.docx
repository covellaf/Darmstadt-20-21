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E60E1" w14:textId="0278C351" w:rsidR="00B55CEE" w:rsidRPr="00184375" w:rsidRDefault="00B55CEE" w:rsidP="00880EF7">
      <w:pPr>
        <w:pStyle w:val="Sitename"/>
        <w:spacing w:before="0" w:after="142"/>
        <w:ind w:right="0"/>
        <w:rPr>
          <w:color w:val="4B4B4D"/>
          <w:lang w:val="en-GB"/>
        </w:rPr>
      </w:pPr>
      <w:r w:rsidRPr="00184375">
        <w:rPr>
          <w:color w:val="4B4B4D"/>
          <w:lang w:val="en-GB"/>
        </w:rPr>
        <w:fldChar w:fldCharType="begin"/>
      </w:r>
      <w:r w:rsidRPr="00184375">
        <w:rPr>
          <w:color w:val="4B4B4D"/>
          <w:lang w:val="en-GB"/>
        </w:rPr>
        <w:instrText xml:space="preserve"> DOCPROPERTY  "bmsSitename" \* LOWER </w:instrText>
      </w:r>
      <w:r w:rsidRPr="00184375">
        <w:rPr>
          <w:color w:val="4B4B4D"/>
          <w:lang w:val="en-GB"/>
        </w:rPr>
        <w:fldChar w:fldCharType="separate"/>
      </w:r>
      <w:r w:rsidR="00254E34">
        <w:rPr>
          <w:color w:val="4B4B4D"/>
          <w:lang w:val="en-GB"/>
        </w:rPr>
        <w:t>esoc</w:t>
      </w:r>
      <w:r w:rsidRPr="00184375">
        <w:rPr>
          <w:color w:val="4B4B4D"/>
          <w:lang w:val="en-GB"/>
        </w:rPr>
        <w:fldChar w:fldCharType="end"/>
      </w:r>
    </w:p>
    <w:p w14:paraId="5E177985" w14:textId="1F317D27" w:rsidR="00EB539D" w:rsidRPr="00254E34" w:rsidRDefault="002B36E7" w:rsidP="00254E34">
      <w:pPr>
        <w:pStyle w:val="ESA-Address"/>
        <w:rPr>
          <w:lang w:val="en-GB"/>
        </w:rPr>
      </w:pPr>
      <w:r w:rsidRPr="00254E34">
        <w:rPr>
          <w:lang w:val="en-GB"/>
        </w:rPr>
        <w:fldChar w:fldCharType="begin"/>
      </w:r>
      <w:r w:rsidRPr="00254E34">
        <w:rPr>
          <w:lang w:val="en-GB"/>
        </w:rPr>
        <w:instrText xml:space="preserve"> DOCPROPERTY  "bmsAddress" \* MERGEFORMAT </w:instrText>
      </w:r>
      <w:r w:rsidRPr="00254E34">
        <w:rPr>
          <w:lang w:val="en-GB"/>
        </w:rPr>
        <w:fldChar w:fldCharType="separate"/>
      </w:r>
      <w:r w:rsidR="00EB539D" w:rsidRPr="00254E34">
        <w:rPr>
          <w:lang w:val="en-GB"/>
        </w:rPr>
        <w:t>European Space Operations Centre</w:t>
      </w:r>
    </w:p>
    <w:p w14:paraId="459DBECE" w14:textId="77777777" w:rsidR="00EB539D" w:rsidRPr="00254E34" w:rsidRDefault="00EB539D" w:rsidP="00254E34">
      <w:pPr>
        <w:pStyle w:val="ESA-Address"/>
        <w:rPr>
          <w:lang w:val="en-GB"/>
        </w:rPr>
      </w:pPr>
      <w:r w:rsidRPr="00254E34">
        <w:rPr>
          <w:lang w:val="en-GB"/>
        </w:rPr>
        <w:t>Robert-Bosch-Strasse 5</w:t>
      </w:r>
    </w:p>
    <w:p w14:paraId="4FADB65B" w14:textId="77777777" w:rsidR="00EB539D" w:rsidRPr="00254E34" w:rsidRDefault="00EB539D" w:rsidP="00254E34">
      <w:pPr>
        <w:pStyle w:val="ESA-Address"/>
        <w:rPr>
          <w:lang w:val="en-GB"/>
        </w:rPr>
      </w:pPr>
      <w:r w:rsidRPr="00254E34">
        <w:rPr>
          <w:lang w:val="en-GB"/>
        </w:rPr>
        <w:t>D-64293 Darmstadt</w:t>
      </w:r>
    </w:p>
    <w:p w14:paraId="5639B2E0" w14:textId="7C68C6F2" w:rsidR="000240FE" w:rsidRPr="00254E34" w:rsidRDefault="00EB539D" w:rsidP="00254E34">
      <w:pPr>
        <w:pStyle w:val="ESA-Address"/>
        <w:rPr>
          <w:lang w:val="en-GB"/>
        </w:rPr>
      </w:pPr>
      <w:r w:rsidRPr="00254E34">
        <w:rPr>
          <w:lang w:val="en-GB"/>
        </w:rPr>
        <w:t>Germany</w:t>
      </w:r>
      <w:r w:rsidR="002B36E7" w:rsidRPr="00254E34">
        <w:rPr>
          <w:bCs/>
          <w:lang w:val="en-GB"/>
        </w:rPr>
        <w:fldChar w:fldCharType="end"/>
      </w:r>
    </w:p>
    <w:p w14:paraId="7E9011D7" w14:textId="04BF6BCB" w:rsidR="00EB539D" w:rsidRPr="00254E34" w:rsidRDefault="002B36E7" w:rsidP="00490321">
      <w:pPr>
        <w:pStyle w:val="ESA-Address"/>
        <w:rPr>
          <w:lang w:val="en-GB"/>
        </w:rPr>
      </w:pPr>
      <w:r w:rsidRPr="00254E34">
        <w:rPr>
          <w:lang w:val="en-GB"/>
        </w:rPr>
        <w:fldChar w:fldCharType="begin"/>
      </w:r>
      <w:r w:rsidRPr="00254E34">
        <w:rPr>
          <w:lang w:val="en-GB"/>
        </w:rPr>
        <w:instrText xml:space="preserve"> DOCPROPERTY  "bmsPhoneFax" \* MERGEFORMAT </w:instrText>
      </w:r>
      <w:r w:rsidRPr="00254E34">
        <w:rPr>
          <w:lang w:val="en-GB"/>
        </w:rPr>
        <w:fldChar w:fldCharType="separate"/>
      </w:r>
      <w:r w:rsidR="00EB539D" w:rsidRPr="00254E34">
        <w:rPr>
          <w:lang w:val="en-GB"/>
        </w:rPr>
        <w:t>T +49 (0)6151 900</w:t>
      </w:r>
    </w:p>
    <w:p w14:paraId="78095678" w14:textId="77777777" w:rsidR="00EB539D" w:rsidRPr="00254E34" w:rsidRDefault="00EB539D" w:rsidP="00490321">
      <w:pPr>
        <w:pStyle w:val="ESA-Address"/>
        <w:rPr>
          <w:lang w:val="en-GB"/>
        </w:rPr>
      </w:pPr>
      <w:r w:rsidRPr="00254E34">
        <w:rPr>
          <w:lang w:val="en-GB"/>
        </w:rPr>
        <w:t>F +49 (0)6151 90495</w:t>
      </w:r>
    </w:p>
    <w:p w14:paraId="1947330E" w14:textId="3E970B1C" w:rsidR="000240FE" w:rsidRPr="00DB0F7B" w:rsidRDefault="00EB539D" w:rsidP="00490321">
      <w:pPr>
        <w:pStyle w:val="ESA-Address"/>
        <w:rPr>
          <w:lang w:val="en-GB"/>
        </w:rPr>
      </w:pPr>
      <w:r w:rsidRPr="00254E34">
        <w:rPr>
          <w:lang w:val="en-GB"/>
        </w:rPr>
        <w:t>www.esa.int</w:t>
      </w:r>
      <w:r w:rsidR="002B36E7" w:rsidRPr="00254E34">
        <w:rPr>
          <w:bCs/>
          <w:lang w:val="en-GB"/>
        </w:rPr>
        <w:fldChar w:fldCharType="end"/>
      </w:r>
    </w:p>
    <w:tbl>
      <w:tblPr>
        <w:tblW w:w="7697" w:type="dxa"/>
        <w:tblLayout w:type="fixed"/>
        <w:tblLook w:val="04A0" w:firstRow="1" w:lastRow="0" w:firstColumn="1" w:lastColumn="0" w:noHBand="0" w:noVBand="1"/>
      </w:tblPr>
      <w:tblGrid>
        <w:gridCol w:w="7697"/>
      </w:tblGrid>
      <w:tr w:rsidR="00536041" w:rsidRPr="00DB0F7B" w14:paraId="724EF439" w14:textId="77777777" w:rsidTr="002D4255">
        <w:trPr>
          <w:trHeight w:val="822"/>
        </w:trPr>
        <w:tc>
          <w:tcPr>
            <w:tcW w:w="7697" w:type="dxa"/>
          </w:tcPr>
          <w:p w14:paraId="5B7E647E" w14:textId="6B9A87A4" w:rsidR="00536041" w:rsidRPr="002E5EFD" w:rsidRDefault="00536041" w:rsidP="002D4255">
            <w:pPr>
              <w:pStyle w:val="DocumentType"/>
              <w:ind w:right="-57"/>
              <w:rPr>
                <w:sz w:val="36"/>
                <w:szCs w:val="36"/>
                <w:lang w:val="en-GB"/>
              </w:rPr>
            </w:pPr>
            <w:r w:rsidRPr="002E5EFD">
              <w:rPr>
                <w:sz w:val="36"/>
                <w:szCs w:val="36"/>
                <w:lang w:val="en-GB"/>
              </w:rPr>
              <w:fldChar w:fldCharType="begin"/>
            </w:r>
            <w:r w:rsidR="0071149A">
              <w:rPr>
                <w:sz w:val="36"/>
                <w:szCs w:val="36"/>
                <w:lang w:val="en-GB"/>
              </w:rPr>
              <w:instrText>DOCPROPERTY  "Document Type</w:instrText>
            </w:r>
            <w:r w:rsidR="000B5BD9">
              <w:rPr>
                <w:sz w:val="36"/>
                <w:szCs w:val="36"/>
                <w:lang w:val="en-GB"/>
              </w:rPr>
              <w:instrText xml:space="preserve"> FULL</w:instrText>
            </w:r>
            <w:r w:rsidR="0071149A">
              <w:rPr>
                <w:sz w:val="36"/>
                <w:szCs w:val="36"/>
                <w:lang w:val="en-GB"/>
              </w:rPr>
              <w:instrText>"</w:instrText>
            </w:r>
            <w:r w:rsidRPr="002E5EFD">
              <w:rPr>
                <w:sz w:val="36"/>
                <w:szCs w:val="36"/>
                <w:lang w:val="en-GB"/>
              </w:rPr>
              <w:fldChar w:fldCharType="separate"/>
            </w:r>
            <w:r w:rsidR="00254E34">
              <w:rPr>
                <w:sz w:val="36"/>
                <w:szCs w:val="36"/>
                <w:lang w:val="en-GB"/>
              </w:rPr>
              <w:t>Manual / User Guide / Handbook</w:t>
            </w:r>
            <w:r w:rsidRPr="002E5EFD">
              <w:rPr>
                <w:sz w:val="36"/>
                <w:szCs w:val="36"/>
                <w:lang w:val="en-GB"/>
              </w:rPr>
              <w:fldChar w:fldCharType="end"/>
            </w:r>
            <w:r w:rsidRPr="002E5EFD">
              <w:rPr>
                <w:sz w:val="36"/>
                <w:szCs w:val="36"/>
                <w:lang w:val="en-GB"/>
              </w:rPr>
              <w:t xml:space="preserve"> </w:t>
            </w:r>
          </w:p>
          <w:p w14:paraId="1AE22FC2" w14:textId="77777777" w:rsidR="00536041" w:rsidRPr="00DB0F7B" w:rsidRDefault="00536041" w:rsidP="00AD467F">
            <w:pPr>
              <w:spacing w:line="240" w:lineRule="auto"/>
              <w:jc w:val="right"/>
              <w:rPr>
                <w:rFonts w:ascii="NotesEsa" w:hAnsi="NotesEsa"/>
                <w:sz w:val="16"/>
                <w:szCs w:val="16"/>
                <w:lang w:val="en-GB"/>
              </w:rPr>
            </w:pPr>
          </w:p>
        </w:tc>
      </w:tr>
    </w:tbl>
    <w:p w14:paraId="59FC2B3D" w14:textId="77777777" w:rsidR="00911872" w:rsidRPr="00DB0F7B" w:rsidRDefault="00911872" w:rsidP="00655679">
      <w:pPr>
        <w:pStyle w:val="Title"/>
        <w:rPr>
          <w:lang w:val="en-GB"/>
        </w:rPr>
      </w:pPr>
    </w:p>
    <w:p w14:paraId="3A1398CE" w14:textId="77777777" w:rsidR="00911872" w:rsidRPr="00DB0F7B" w:rsidRDefault="00911872" w:rsidP="00655679">
      <w:pPr>
        <w:pStyle w:val="Title"/>
        <w:rPr>
          <w:lang w:val="en-GB"/>
        </w:rPr>
      </w:pPr>
    </w:p>
    <w:p w14:paraId="1CD9E1EB" w14:textId="53B6D207" w:rsidR="00911872" w:rsidRPr="00DB0F7B" w:rsidRDefault="001455AC" w:rsidP="00655679">
      <w:pPr>
        <w:pStyle w:val="Title"/>
        <w:rPr>
          <w:lang w:val="en-GB"/>
        </w:rPr>
      </w:pPr>
      <w:r w:rsidRPr="00DB0F7B">
        <w:rPr>
          <w:lang w:val="en-GB"/>
        </w:rPr>
        <w:fldChar w:fldCharType="begin"/>
      </w:r>
      <w:r w:rsidRPr="00DB0F7B">
        <w:rPr>
          <w:lang w:val="en-GB"/>
        </w:rPr>
        <w:instrText xml:space="preserve"> docproperty "Title" </w:instrText>
      </w:r>
      <w:r w:rsidRPr="00DB0F7B">
        <w:rPr>
          <w:lang w:val="en-GB"/>
        </w:rPr>
        <w:fldChar w:fldCharType="separate"/>
      </w:r>
      <w:r w:rsidR="00254E34">
        <w:rPr>
          <w:lang w:val="en-GB"/>
        </w:rPr>
        <w:t>TPF generation application from APF file</w:t>
      </w:r>
      <w:r w:rsidRPr="00DB0F7B">
        <w:rPr>
          <w:lang w:val="en-GB"/>
        </w:rPr>
        <w:fldChar w:fldCharType="end"/>
      </w:r>
    </w:p>
    <w:p w14:paraId="6DBCA7FF" w14:textId="77777777" w:rsidR="004E59F3" w:rsidRPr="00DB0F7B" w:rsidRDefault="004E59F3" w:rsidP="004E59F3">
      <w:pPr>
        <w:rPr>
          <w:lang w:val="en-GB"/>
        </w:rPr>
      </w:pPr>
      <w:r w:rsidRPr="00DB0F7B">
        <w:rPr>
          <w:lang w:val="en-GB"/>
        </w:rPr>
        <w:br w:type="page"/>
      </w:r>
    </w:p>
    <w:p w14:paraId="7985C13E" w14:textId="77777777" w:rsidR="004E59F3" w:rsidRPr="00DB0F7B" w:rsidRDefault="000334D3" w:rsidP="007A0963">
      <w:pPr>
        <w:pStyle w:val="TableTitle"/>
        <w:rPr>
          <w:lang w:val="en-GB"/>
        </w:rPr>
      </w:pPr>
      <w:r w:rsidRPr="00DB0F7B">
        <w:rPr>
          <w:noProof/>
          <w:lang w:val="en-GB"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DB0F7B" w14:paraId="6871AB51" w14:textId="77777777" w:rsidTr="00FB42F8">
        <w:trPr>
          <w:trHeight w:val="60"/>
        </w:trPr>
        <w:tc>
          <w:tcPr>
            <w:tcW w:w="9645" w:type="dxa"/>
            <w:gridSpan w:val="2"/>
            <w:tcBorders>
              <w:top w:val="single" w:sz="12" w:space="0" w:color="auto"/>
              <w:left w:val="nil"/>
              <w:bottom w:val="single" w:sz="12" w:space="0" w:color="auto"/>
              <w:right w:val="nil"/>
            </w:tcBorders>
          </w:tcPr>
          <w:p w14:paraId="1B535F09" w14:textId="61738AAD" w:rsidR="00CE63A6" w:rsidRPr="00DB0F7B" w:rsidRDefault="00CE63A6" w:rsidP="004652C9">
            <w:pPr>
              <w:rPr>
                <w:lang w:val="en-GB"/>
              </w:rPr>
            </w:pPr>
            <w:r w:rsidRPr="00DB0F7B">
              <w:rPr>
                <w:rStyle w:val="DataLabelChar"/>
              </w:rPr>
              <w:t xml:space="preserve">Title   </w:t>
            </w:r>
            <w:r w:rsidR="004652C9" w:rsidRPr="00DB0F7B">
              <w:rPr>
                <w:rStyle w:val="Data"/>
                <w:lang w:val="en-GB"/>
              </w:rPr>
              <w:fldChar w:fldCharType="begin"/>
            </w:r>
            <w:r w:rsidR="004652C9" w:rsidRPr="00DB0F7B">
              <w:rPr>
                <w:rStyle w:val="Data"/>
                <w:lang w:val="en-GB"/>
              </w:rPr>
              <w:instrText xml:space="preserve"> DOCPROPERTY  "</w:instrText>
            </w:r>
            <w:r w:rsidR="004652C9">
              <w:rPr>
                <w:rStyle w:val="Data"/>
                <w:lang w:val="en-GB"/>
              </w:rPr>
              <w:instrText>Title</w:instrText>
            </w:r>
            <w:r w:rsidR="004652C9" w:rsidRPr="00DB0F7B">
              <w:rPr>
                <w:rStyle w:val="Data"/>
                <w:lang w:val="en-GB"/>
              </w:rPr>
              <w:instrText xml:space="preserve">" \* CHARFORMAT </w:instrText>
            </w:r>
            <w:r w:rsidR="004652C9" w:rsidRPr="00DB0F7B">
              <w:rPr>
                <w:rStyle w:val="Data"/>
                <w:lang w:val="en-GB"/>
              </w:rPr>
              <w:fldChar w:fldCharType="separate"/>
            </w:r>
            <w:r w:rsidR="00254E34">
              <w:rPr>
                <w:rStyle w:val="Data"/>
                <w:lang w:val="en-GB"/>
              </w:rPr>
              <w:t>TPF generation application from APF file</w:t>
            </w:r>
            <w:r w:rsidR="004652C9" w:rsidRPr="00DB0F7B">
              <w:rPr>
                <w:rStyle w:val="Data"/>
                <w:lang w:val="en-GB"/>
              </w:rPr>
              <w:fldChar w:fldCharType="end"/>
            </w:r>
          </w:p>
        </w:tc>
      </w:tr>
      <w:tr w:rsidR="004F24FC" w:rsidRPr="00DB0F7B" w14:paraId="44D28D06" w14:textId="77777777" w:rsidTr="006F28ED">
        <w:trPr>
          <w:trHeight w:val="97"/>
        </w:trPr>
        <w:tc>
          <w:tcPr>
            <w:tcW w:w="4490" w:type="dxa"/>
            <w:tcBorders>
              <w:top w:val="single" w:sz="12" w:space="0" w:color="auto"/>
              <w:left w:val="nil"/>
              <w:bottom w:val="single" w:sz="12" w:space="0" w:color="auto"/>
              <w:right w:val="single" w:sz="4" w:space="0" w:color="auto"/>
            </w:tcBorders>
          </w:tcPr>
          <w:p w14:paraId="6BC63477" w14:textId="0328B7DC" w:rsidR="004F24FC" w:rsidRPr="00DB0F7B" w:rsidRDefault="005901CF" w:rsidP="00003D84">
            <w:pPr>
              <w:rPr>
                <w:rStyle w:val="DataLabelChar"/>
              </w:rPr>
            </w:pPr>
            <w:r w:rsidRPr="00DB0F7B">
              <w:rPr>
                <w:rStyle w:val="DataLabelChar"/>
              </w:rPr>
              <w:t xml:space="preserve">Issue </w:t>
            </w:r>
            <w:r w:rsidR="0059095E" w:rsidRPr="00DB0F7B">
              <w:rPr>
                <w:rStyle w:val="DataLabelChar"/>
              </w:rPr>
              <w:t>Number</w:t>
            </w:r>
            <w:r w:rsidR="0059095E" w:rsidRPr="00DB0F7B">
              <w:rPr>
                <w:rStyle w:val="DataLabelChar"/>
                <w:b w:val="0"/>
              </w:rPr>
              <w:t xml:space="preserve"> </w:t>
            </w:r>
            <w:r w:rsidR="00B33CC4" w:rsidRPr="00DB0F7B">
              <w:rPr>
                <w:rStyle w:val="DataLabelChar"/>
                <w:b w:val="0"/>
              </w:rPr>
              <w:t xml:space="preserve"> </w:t>
            </w:r>
            <w:r w:rsidR="004F24FC" w:rsidRPr="00DB0F7B">
              <w:rPr>
                <w:rStyle w:val="DataLabelChar"/>
                <w:b w:val="0"/>
              </w:rPr>
              <w:t xml:space="preserve"> </w:t>
            </w:r>
            <w:r w:rsidR="00003D84" w:rsidRPr="00DB0F7B">
              <w:rPr>
                <w:rStyle w:val="Data"/>
                <w:lang w:val="en-GB"/>
              </w:rPr>
              <w:fldChar w:fldCharType="begin"/>
            </w:r>
            <w:r w:rsidR="00003D84" w:rsidRPr="00DB0F7B">
              <w:rPr>
                <w:rStyle w:val="Data"/>
                <w:lang w:val="en-GB"/>
              </w:rPr>
              <w:instrText xml:space="preserve"> DOCPROPERTY  "Issue" \* CHARFORMAT </w:instrText>
            </w:r>
            <w:r w:rsidR="00003D84" w:rsidRPr="00DB0F7B">
              <w:rPr>
                <w:rStyle w:val="Data"/>
                <w:lang w:val="en-GB"/>
              </w:rPr>
              <w:fldChar w:fldCharType="separate"/>
            </w:r>
            <w:r w:rsidR="00254E34">
              <w:rPr>
                <w:rStyle w:val="Data"/>
                <w:lang w:val="en-GB"/>
              </w:rPr>
              <w:t>1</w:t>
            </w:r>
            <w:r w:rsidR="00003D84" w:rsidRPr="00DB0F7B">
              <w:rPr>
                <w:rStyle w:val="Data"/>
                <w:lang w:val="en-GB"/>
              </w:rPr>
              <w:fldChar w:fldCharType="end"/>
            </w:r>
          </w:p>
        </w:tc>
        <w:tc>
          <w:tcPr>
            <w:tcW w:w="5155" w:type="dxa"/>
            <w:tcBorders>
              <w:top w:val="single" w:sz="12" w:space="0" w:color="auto"/>
              <w:left w:val="single" w:sz="4" w:space="0" w:color="auto"/>
              <w:bottom w:val="single" w:sz="12" w:space="0" w:color="auto"/>
              <w:right w:val="nil"/>
            </w:tcBorders>
          </w:tcPr>
          <w:p w14:paraId="2DD7A49B" w14:textId="54E00BF6" w:rsidR="004F24FC" w:rsidRPr="00DB0F7B" w:rsidRDefault="004F24FC" w:rsidP="00003D84">
            <w:pPr>
              <w:rPr>
                <w:rStyle w:val="DataLabelChar"/>
              </w:rPr>
            </w:pPr>
            <w:r w:rsidRPr="00DB0F7B">
              <w:rPr>
                <w:rStyle w:val="DataLabelChar"/>
              </w:rPr>
              <w:t>Revision</w:t>
            </w:r>
            <w:r w:rsidR="0059095E" w:rsidRPr="00DB0F7B">
              <w:rPr>
                <w:rStyle w:val="DataLabelChar"/>
              </w:rPr>
              <w:t xml:space="preserve"> Number</w:t>
            </w:r>
            <w:r w:rsidRPr="00DB0F7B">
              <w:rPr>
                <w:rStyle w:val="DataLabelChar"/>
                <w:b w:val="0"/>
              </w:rPr>
              <w:t xml:space="preserve">   </w:t>
            </w:r>
            <w:r w:rsidR="00003D84" w:rsidRPr="00DB0F7B">
              <w:rPr>
                <w:rStyle w:val="Data"/>
                <w:lang w:val="en-GB"/>
              </w:rPr>
              <w:fldChar w:fldCharType="begin"/>
            </w:r>
            <w:r w:rsidR="00003D84" w:rsidRPr="00DB0F7B">
              <w:rPr>
                <w:rStyle w:val="Data"/>
                <w:lang w:val="en-GB"/>
              </w:rPr>
              <w:instrText xml:space="preserve"> DOCPROPERTY  "Revision" \* CHARFORMAT </w:instrText>
            </w:r>
            <w:r w:rsidR="00003D84" w:rsidRPr="00DB0F7B">
              <w:rPr>
                <w:rStyle w:val="Data"/>
                <w:lang w:val="en-GB"/>
              </w:rPr>
              <w:fldChar w:fldCharType="separate"/>
            </w:r>
            <w:r w:rsidR="00254E34">
              <w:rPr>
                <w:rStyle w:val="Data"/>
                <w:lang w:val="en-GB"/>
              </w:rPr>
              <w:t>1</w:t>
            </w:r>
            <w:r w:rsidR="00003D84" w:rsidRPr="00DB0F7B">
              <w:rPr>
                <w:rStyle w:val="Data"/>
                <w:lang w:val="en-GB"/>
              </w:rPr>
              <w:fldChar w:fldCharType="end"/>
            </w:r>
          </w:p>
        </w:tc>
      </w:tr>
      <w:tr w:rsidR="004F24FC" w:rsidRPr="00DB0F7B" w14:paraId="7710CAF0" w14:textId="77777777" w:rsidTr="006F28ED">
        <w:trPr>
          <w:trHeight w:val="97"/>
        </w:trPr>
        <w:tc>
          <w:tcPr>
            <w:tcW w:w="4490" w:type="dxa"/>
            <w:tcBorders>
              <w:top w:val="single" w:sz="12" w:space="0" w:color="auto"/>
              <w:left w:val="nil"/>
              <w:bottom w:val="single" w:sz="12" w:space="0" w:color="auto"/>
              <w:right w:val="single" w:sz="4" w:space="0" w:color="auto"/>
            </w:tcBorders>
          </w:tcPr>
          <w:p w14:paraId="5C78FA4B" w14:textId="1FE84ED3" w:rsidR="004F24FC" w:rsidRPr="00DB0F7B" w:rsidRDefault="004F24FC" w:rsidP="004652C9">
            <w:pPr>
              <w:pStyle w:val="DataLabel"/>
              <w:rPr>
                <w:rStyle w:val="Data"/>
              </w:rPr>
            </w:pPr>
            <w:r w:rsidRPr="00DB0F7B">
              <w:t>Author</w:t>
            </w:r>
            <w:r w:rsidRPr="00DB0F7B">
              <w:rPr>
                <w:b w:val="0"/>
              </w:rPr>
              <w:t xml:space="preserve">   </w:t>
            </w:r>
            <w:r w:rsidR="004652C9" w:rsidRPr="004652C9">
              <w:rPr>
                <w:rStyle w:val="Data"/>
                <w:b w:val="0"/>
              </w:rPr>
              <w:fldChar w:fldCharType="begin"/>
            </w:r>
            <w:r w:rsidR="004652C9" w:rsidRPr="004652C9">
              <w:rPr>
                <w:rStyle w:val="Data"/>
                <w:b w:val="0"/>
              </w:rPr>
              <w:instrText xml:space="preserve"> DOCPROPERTY  "</w:instrText>
            </w:r>
            <w:r w:rsidR="004652C9">
              <w:rPr>
                <w:rStyle w:val="Data"/>
                <w:b w:val="0"/>
              </w:rPr>
              <w:instrText>Author</w:instrText>
            </w:r>
            <w:r w:rsidR="004652C9" w:rsidRPr="004652C9">
              <w:rPr>
                <w:rStyle w:val="Data"/>
                <w:b w:val="0"/>
              </w:rPr>
              <w:instrText xml:space="preserve">" \* CHARFORMAT </w:instrText>
            </w:r>
            <w:r w:rsidR="004652C9" w:rsidRPr="004652C9">
              <w:rPr>
                <w:rStyle w:val="Data"/>
                <w:b w:val="0"/>
              </w:rPr>
              <w:fldChar w:fldCharType="separate"/>
            </w:r>
            <w:r w:rsidR="00254E34">
              <w:rPr>
                <w:rStyle w:val="Data"/>
                <w:b w:val="0"/>
              </w:rPr>
              <w:t>Francesca Covella</w:t>
            </w:r>
            <w:r w:rsidR="004652C9" w:rsidRPr="004652C9">
              <w:rPr>
                <w:rStyle w:val="Data"/>
                <w:b w:val="0"/>
              </w:rPr>
              <w:fldChar w:fldCharType="end"/>
            </w:r>
          </w:p>
        </w:tc>
        <w:tc>
          <w:tcPr>
            <w:tcW w:w="5155" w:type="dxa"/>
            <w:tcBorders>
              <w:top w:val="single" w:sz="12" w:space="0" w:color="auto"/>
              <w:left w:val="single" w:sz="4" w:space="0" w:color="auto"/>
              <w:bottom w:val="single" w:sz="12" w:space="0" w:color="auto"/>
              <w:right w:val="nil"/>
            </w:tcBorders>
          </w:tcPr>
          <w:p w14:paraId="2826E44B" w14:textId="4DCF22FE" w:rsidR="004F24FC" w:rsidRPr="00DB0F7B" w:rsidRDefault="004F24FC" w:rsidP="00B33CC4">
            <w:pPr>
              <w:rPr>
                <w:rStyle w:val="DataLabelChar"/>
              </w:rPr>
            </w:pPr>
            <w:r w:rsidRPr="00DB0F7B">
              <w:rPr>
                <w:rStyle w:val="DataLabelChar"/>
              </w:rPr>
              <w:t>Date</w:t>
            </w:r>
            <w:r w:rsidRPr="00DB0F7B">
              <w:rPr>
                <w:rStyle w:val="Data"/>
                <w:lang w:val="en-GB"/>
              </w:rPr>
              <w:t xml:space="preserve">   </w:t>
            </w:r>
            <w:r w:rsidR="004652C9" w:rsidRPr="00DB0F7B">
              <w:rPr>
                <w:rStyle w:val="Data"/>
                <w:lang w:val="en-GB"/>
              </w:rPr>
              <w:fldChar w:fldCharType="begin"/>
            </w:r>
            <w:r w:rsidR="004652C9" w:rsidRPr="00DB0F7B">
              <w:rPr>
                <w:rStyle w:val="Data"/>
                <w:lang w:val="en-GB"/>
              </w:rPr>
              <w:instrText xml:space="preserve"> DOCPROPERTY  "Issue</w:instrText>
            </w:r>
            <w:r w:rsidR="004652C9">
              <w:rPr>
                <w:rStyle w:val="Data"/>
                <w:lang w:val="en-GB"/>
              </w:rPr>
              <w:instrText xml:space="preserve"> Date</w:instrText>
            </w:r>
            <w:r w:rsidR="004652C9" w:rsidRPr="00DB0F7B">
              <w:rPr>
                <w:rStyle w:val="Data"/>
                <w:lang w:val="en-GB"/>
              </w:rPr>
              <w:instrText xml:space="preserve">" </w:instrText>
            </w:r>
            <w:r w:rsidR="00C95FC1">
              <w:rPr>
                <w:lang w:val="en-GB"/>
              </w:rPr>
              <w:instrText xml:space="preserve">\@ "dd/MM/yyyy" </w:instrText>
            </w:r>
            <w:r w:rsidR="004652C9" w:rsidRPr="00DB0F7B">
              <w:rPr>
                <w:rStyle w:val="Data"/>
                <w:lang w:val="en-GB"/>
              </w:rPr>
              <w:instrText xml:space="preserve">\* CHARFORMAT </w:instrText>
            </w:r>
            <w:r w:rsidR="004652C9" w:rsidRPr="00DB0F7B">
              <w:rPr>
                <w:rStyle w:val="Data"/>
                <w:lang w:val="en-GB"/>
              </w:rPr>
              <w:fldChar w:fldCharType="separate"/>
            </w:r>
            <w:r w:rsidR="00254E34">
              <w:rPr>
                <w:rStyle w:val="Data"/>
                <w:lang w:val="en-GB"/>
              </w:rPr>
              <w:t>12/02/2021</w:t>
            </w:r>
            <w:r w:rsidR="004652C9" w:rsidRPr="00DB0F7B">
              <w:rPr>
                <w:rStyle w:val="Data"/>
                <w:lang w:val="en-GB"/>
              </w:rPr>
              <w:fldChar w:fldCharType="end"/>
            </w:r>
          </w:p>
        </w:tc>
      </w:tr>
      <w:tr w:rsidR="004F24FC" w:rsidRPr="00DB0F7B" w14:paraId="256D7BEA" w14:textId="77777777"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14:paraId="5A465425" w14:textId="77777777" w:rsidR="004F24FC" w:rsidRPr="00DB0F7B" w:rsidRDefault="003900CD" w:rsidP="00B33CC4">
            <w:pPr>
              <w:pStyle w:val="DataLabel"/>
              <w:rPr>
                <w:rStyle w:val="DataLabelChar"/>
              </w:rPr>
            </w:pPr>
            <w:r w:rsidRPr="00DB0F7B">
              <w:t>Approved B</w:t>
            </w:r>
            <w:r w:rsidR="00CA5D5D" w:rsidRPr="00DB0F7B">
              <w:t>y</w:t>
            </w:r>
          </w:p>
        </w:tc>
        <w:tc>
          <w:tcPr>
            <w:tcW w:w="5155" w:type="dxa"/>
            <w:tcBorders>
              <w:top w:val="single" w:sz="12" w:space="0" w:color="auto"/>
              <w:left w:val="single" w:sz="4" w:space="0" w:color="auto"/>
              <w:bottom w:val="single" w:sz="12" w:space="0" w:color="auto"/>
              <w:right w:val="nil"/>
            </w:tcBorders>
            <w:shd w:val="clear" w:color="auto" w:fill="E6E6E6"/>
          </w:tcPr>
          <w:p w14:paraId="5716EC20" w14:textId="77777777" w:rsidR="004F24FC" w:rsidRPr="00DB0F7B" w:rsidRDefault="004F24FC" w:rsidP="00B33CC4">
            <w:pPr>
              <w:pStyle w:val="DataLabel"/>
              <w:rPr>
                <w:rStyle w:val="DataLabelChar"/>
              </w:rPr>
            </w:pPr>
            <w:r w:rsidRPr="00DB0F7B">
              <w:t xml:space="preserve">Date </w:t>
            </w:r>
            <w:r w:rsidR="003900CD" w:rsidRPr="00DB0F7B">
              <w:t>of Approval</w:t>
            </w:r>
          </w:p>
        </w:tc>
      </w:tr>
      <w:tr w:rsidR="00FB42F8" w:rsidRPr="00DB0F7B" w14:paraId="7AC4B2A6" w14:textId="77777777" w:rsidTr="00FB42F8">
        <w:trPr>
          <w:trHeight w:val="97"/>
        </w:trPr>
        <w:tc>
          <w:tcPr>
            <w:tcW w:w="4490" w:type="dxa"/>
            <w:tcBorders>
              <w:top w:val="single" w:sz="12" w:space="0" w:color="auto"/>
              <w:left w:val="nil"/>
              <w:bottom w:val="single" w:sz="12" w:space="0" w:color="auto"/>
              <w:right w:val="single" w:sz="4" w:space="0" w:color="auto"/>
            </w:tcBorders>
          </w:tcPr>
          <w:p w14:paraId="7437963F" w14:textId="77777777" w:rsidR="00FB42F8" w:rsidRPr="00DB0F7B" w:rsidRDefault="00FB42F8" w:rsidP="00B33CC4">
            <w:pPr>
              <w:rPr>
                <w:rStyle w:val="Data"/>
                <w:lang w:val="en-GB"/>
              </w:rPr>
            </w:pPr>
          </w:p>
        </w:tc>
        <w:tc>
          <w:tcPr>
            <w:tcW w:w="5155" w:type="dxa"/>
            <w:tcBorders>
              <w:top w:val="single" w:sz="12" w:space="0" w:color="auto"/>
              <w:left w:val="nil"/>
              <w:bottom w:val="single" w:sz="12" w:space="0" w:color="auto"/>
              <w:right w:val="nil"/>
            </w:tcBorders>
          </w:tcPr>
          <w:p w14:paraId="138BF1B7" w14:textId="77777777" w:rsidR="00FB42F8" w:rsidRPr="00DB0F7B" w:rsidRDefault="00FB42F8" w:rsidP="00003D84">
            <w:pPr>
              <w:rPr>
                <w:rStyle w:val="DataLabelChar"/>
              </w:rPr>
            </w:pPr>
          </w:p>
        </w:tc>
      </w:tr>
    </w:tbl>
    <w:p w14:paraId="67067AD8" w14:textId="77777777" w:rsidR="004E59F3" w:rsidRPr="00DB0F7B" w:rsidRDefault="004E59F3" w:rsidP="004E59F3">
      <w:pPr>
        <w:rPr>
          <w:lang w:val="en-GB"/>
        </w:rPr>
      </w:pPr>
    </w:p>
    <w:p w14:paraId="7EA3AA13" w14:textId="77777777" w:rsidR="004E59F3" w:rsidRPr="00DB0F7B" w:rsidRDefault="004E59F3" w:rsidP="004E59F3">
      <w:pPr>
        <w:rPr>
          <w:lang w:val="en-GB"/>
        </w:rPr>
      </w:pPr>
    </w:p>
    <w:p w14:paraId="67C09389" w14:textId="77777777" w:rsidR="004E59F3" w:rsidRPr="00DB0F7B" w:rsidRDefault="004E59F3" w:rsidP="004E59F3">
      <w:pPr>
        <w:rPr>
          <w:lang w:val="en-GB"/>
        </w:rPr>
      </w:pPr>
    </w:p>
    <w:p w14:paraId="61E8D9B1" w14:textId="77777777" w:rsidR="004E59F3" w:rsidRPr="00DB0F7B" w:rsidRDefault="004E59F3" w:rsidP="004E59F3">
      <w:pPr>
        <w:rPr>
          <w:lang w:val="en-GB"/>
        </w:rPr>
      </w:pPr>
    </w:p>
    <w:p w14:paraId="3CF43CDC" w14:textId="77777777" w:rsidR="00D3768C" w:rsidRPr="00DB0F7B" w:rsidRDefault="000334D3" w:rsidP="007A0963">
      <w:pPr>
        <w:pStyle w:val="TableTitle"/>
        <w:rPr>
          <w:lang w:val="en-GB"/>
        </w:rPr>
      </w:pPr>
      <w:r w:rsidRPr="00DB0F7B">
        <w:rPr>
          <w:noProof/>
          <w:lang w:val="en-GB"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DB0F7B" w14:paraId="07CDBED9" w14:textId="77777777"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14:paraId="00CF8A6F" w14:textId="77777777" w:rsidR="00863139" w:rsidRPr="00DB0F7B" w:rsidRDefault="00863139" w:rsidP="00D3768C">
            <w:pPr>
              <w:rPr>
                <w:lang w:val="en-GB"/>
              </w:rPr>
            </w:pPr>
            <w:bookmarkStart w:id="0" w:name="bmLocChangelog"/>
            <w:bookmarkEnd w:id="0"/>
            <w:r w:rsidRPr="00DB0F7B">
              <w:rPr>
                <w:rStyle w:val="DataLabelChar"/>
              </w:rPr>
              <w:t>Reason for change</w:t>
            </w:r>
          </w:p>
        </w:tc>
        <w:tc>
          <w:tcPr>
            <w:tcW w:w="1385" w:type="dxa"/>
          </w:tcPr>
          <w:p w14:paraId="34FE74E1" w14:textId="77777777" w:rsidR="00863139" w:rsidRPr="00DB0F7B" w:rsidRDefault="00A359BB" w:rsidP="00F964F6">
            <w:pPr>
              <w:cnfStyle w:val="100000000000" w:firstRow="1" w:lastRow="0" w:firstColumn="0" w:lastColumn="0" w:oddVBand="0" w:evenVBand="0" w:oddHBand="0" w:evenHBand="0" w:firstRowFirstColumn="0" w:firstRowLastColumn="0" w:lastRowFirstColumn="0" w:lastRowLastColumn="0"/>
              <w:rPr>
                <w:b/>
                <w:bCs/>
                <w:lang w:val="en-GB"/>
              </w:rPr>
            </w:pPr>
            <w:r w:rsidRPr="00DB0F7B">
              <w:rPr>
                <w:rStyle w:val="DataLabelChar"/>
              </w:rPr>
              <w:t>I</w:t>
            </w:r>
            <w:r w:rsidR="00863139" w:rsidRPr="00DB0F7B">
              <w:rPr>
                <w:rStyle w:val="DataLabelChar"/>
              </w:rPr>
              <w:t>ssue</w:t>
            </w:r>
            <w:r w:rsidR="00F964F6" w:rsidRPr="00DB0F7B">
              <w:rPr>
                <w:rStyle w:val="DataLabelChar"/>
              </w:rPr>
              <w:t xml:space="preserve"> </w:t>
            </w:r>
            <w:proofErr w:type="spellStart"/>
            <w:r w:rsidR="00F964F6" w:rsidRPr="00DB0F7B">
              <w:rPr>
                <w:rStyle w:val="DataLabelChar"/>
              </w:rPr>
              <w:t>Nr</w:t>
            </w:r>
            <w:proofErr w:type="spellEnd"/>
            <w:r w:rsidR="00F964F6" w:rsidRPr="00DB0F7B">
              <w:rPr>
                <w:rStyle w:val="DataLabelChar"/>
              </w:rPr>
              <w:t>.</w:t>
            </w:r>
            <w:r w:rsidR="0059095E" w:rsidRPr="00DB0F7B">
              <w:rPr>
                <w:rStyle w:val="DataLabelChar"/>
              </w:rPr>
              <w:t xml:space="preserve"> </w:t>
            </w:r>
          </w:p>
        </w:tc>
        <w:tc>
          <w:tcPr>
            <w:tcW w:w="2075" w:type="dxa"/>
          </w:tcPr>
          <w:p w14:paraId="20D6AA31" w14:textId="77777777" w:rsidR="00863139" w:rsidRPr="00DB0F7B" w:rsidRDefault="00863139" w:rsidP="00FB42F8">
            <w:pPr>
              <w:cnfStyle w:val="100000000000" w:firstRow="1" w:lastRow="0" w:firstColumn="0" w:lastColumn="0" w:oddVBand="0" w:evenVBand="0" w:oddHBand="0" w:evenHBand="0" w:firstRowFirstColumn="0" w:firstRowLastColumn="0" w:lastRowFirstColumn="0" w:lastRowLastColumn="0"/>
              <w:rPr>
                <w:lang w:val="en-GB"/>
              </w:rPr>
            </w:pPr>
            <w:r w:rsidRPr="00DB0F7B">
              <w:rPr>
                <w:rStyle w:val="DataLabelChar"/>
              </w:rPr>
              <w:t xml:space="preserve">Revision </w:t>
            </w:r>
            <w:r w:rsidR="0059095E" w:rsidRPr="00DB0F7B">
              <w:rPr>
                <w:rStyle w:val="DataLabelChar"/>
              </w:rPr>
              <w:t>Number</w:t>
            </w:r>
          </w:p>
        </w:tc>
        <w:tc>
          <w:tcPr>
            <w:cnfStyle w:val="000100000000" w:firstRow="0" w:lastRow="0" w:firstColumn="0" w:lastColumn="1" w:oddVBand="0" w:evenVBand="0" w:oddHBand="0" w:evenHBand="0" w:firstRowFirstColumn="0" w:firstRowLastColumn="0" w:lastRowFirstColumn="0" w:lastRowLastColumn="0"/>
            <w:tcW w:w="1705" w:type="dxa"/>
          </w:tcPr>
          <w:p w14:paraId="664BDF98" w14:textId="77777777" w:rsidR="00863139" w:rsidRPr="00DB0F7B" w:rsidRDefault="00863139" w:rsidP="00B33CC4">
            <w:pPr>
              <w:pStyle w:val="DataLabel"/>
            </w:pPr>
            <w:r w:rsidRPr="00DB0F7B">
              <w:t>Date</w:t>
            </w:r>
          </w:p>
        </w:tc>
      </w:tr>
      <w:tr w:rsidR="006E32CF" w:rsidRPr="009B7826" w14:paraId="78D1FF63" w14:textId="77777777" w:rsidTr="006E32CF">
        <w:tc>
          <w:tcPr>
            <w:cnfStyle w:val="001000000000" w:firstRow="0" w:lastRow="0" w:firstColumn="1" w:lastColumn="0" w:oddVBand="0" w:evenVBand="0" w:oddHBand="0" w:evenHBand="0" w:firstRowFirstColumn="0" w:firstRowLastColumn="0" w:lastRowFirstColumn="0" w:lastRowLastColumn="0"/>
            <w:tcW w:w="4478" w:type="dxa"/>
          </w:tcPr>
          <w:p w14:paraId="7B1F46EC" w14:textId="77777777" w:rsidR="006E32CF" w:rsidRPr="009B7826" w:rsidRDefault="006E32CF" w:rsidP="00D3768C">
            <w:pPr>
              <w:rPr>
                <w:rStyle w:val="DataLabelChar"/>
                <w:b w:val="0"/>
              </w:rPr>
            </w:pPr>
          </w:p>
        </w:tc>
        <w:tc>
          <w:tcPr>
            <w:tcW w:w="1385" w:type="dxa"/>
          </w:tcPr>
          <w:p w14:paraId="79F0BF7F" w14:textId="77777777" w:rsidR="006E32CF" w:rsidRPr="009B7826" w:rsidRDefault="006E32CF" w:rsidP="00F964F6">
            <w:pPr>
              <w:cnfStyle w:val="000000000000" w:firstRow="0" w:lastRow="0" w:firstColumn="0" w:lastColumn="0" w:oddVBand="0" w:evenVBand="0" w:oddHBand="0" w:evenHBand="0" w:firstRowFirstColumn="0" w:firstRowLastColumn="0" w:lastRowFirstColumn="0" w:lastRowLastColumn="0"/>
              <w:rPr>
                <w:rStyle w:val="DataLabelChar"/>
                <w:b w:val="0"/>
              </w:rPr>
            </w:pPr>
          </w:p>
        </w:tc>
        <w:tc>
          <w:tcPr>
            <w:tcW w:w="2075" w:type="dxa"/>
          </w:tcPr>
          <w:p w14:paraId="23EF5D68" w14:textId="77777777" w:rsidR="006E32CF" w:rsidRPr="009B7826" w:rsidRDefault="006E32CF" w:rsidP="00FB42F8">
            <w:pPr>
              <w:cnfStyle w:val="000000000000" w:firstRow="0" w:lastRow="0" w:firstColumn="0" w:lastColumn="0" w:oddVBand="0" w:evenVBand="0" w:oddHBand="0" w:evenHBand="0" w:firstRowFirstColumn="0" w:firstRowLastColumn="0" w:lastRowFirstColumn="0" w:lastRowLastColumn="0"/>
              <w:rPr>
                <w:rStyle w:val="DataLabelChar"/>
                <w:b w:val="0"/>
              </w:rPr>
            </w:pPr>
          </w:p>
        </w:tc>
        <w:tc>
          <w:tcPr>
            <w:cnfStyle w:val="000100000000" w:firstRow="0" w:lastRow="0" w:firstColumn="0" w:lastColumn="1" w:oddVBand="0" w:evenVBand="0" w:oddHBand="0" w:evenHBand="0" w:firstRowFirstColumn="0" w:firstRowLastColumn="0" w:lastRowFirstColumn="0" w:lastRowLastColumn="0"/>
            <w:tcW w:w="1705" w:type="dxa"/>
          </w:tcPr>
          <w:p w14:paraId="30DF1268" w14:textId="77777777" w:rsidR="006E32CF" w:rsidRPr="009B7826" w:rsidRDefault="006E32CF" w:rsidP="00B33CC4">
            <w:pPr>
              <w:pStyle w:val="DataLabel"/>
              <w:rPr>
                <w:b w:val="0"/>
              </w:rPr>
            </w:pPr>
          </w:p>
        </w:tc>
      </w:tr>
    </w:tbl>
    <w:p w14:paraId="2B3F707A" w14:textId="77777777" w:rsidR="004E59F3" w:rsidRPr="00DB0F7B" w:rsidRDefault="004E59F3" w:rsidP="004E59F3">
      <w:pPr>
        <w:rPr>
          <w:lang w:val="en-GB"/>
        </w:rPr>
      </w:pPr>
    </w:p>
    <w:p w14:paraId="3BCAC75F" w14:textId="77777777" w:rsidR="004E59F3" w:rsidRPr="00DB0F7B" w:rsidRDefault="004E59F3" w:rsidP="004E59F3">
      <w:pPr>
        <w:rPr>
          <w:lang w:val="en-GB"/>
        </w:rPr>
      </w:pPr>
    </w:p>
    <w:p w14:paraId="6D4F5330" w14:textId="77777777" w:rsidR="004E59F3" w:rsidRPr="00DB0F7B" w:rsidRDefault="004E59F3" w:rsidP="004E59F3">
      <w:pPr>
        <w:rPr>
          <w:lang w:val="en-GB"/>
        </w:rPr>
      </w:pPr>
    </w:p>
    <w:p w14:paraId="173743D0" w14:textId="77777777" w:rsidR="004E59F3" w:rsidRPr="00DB0F7B" w:rsidRDefault="004E59F3" w:rsidP="004E59F3">
      <w:pPr>
        <w:rPr>
          <w:lang w:val="en-GB"/>
        </w:rPr>
      </w:pPr>
    </w:p>
    <w:p w14:paraId="3E314147" w14:textId="77777777" w:rsidR="000334D3" w:rsidRPr="00DB0F7B" w:rsidRDefault="000334D3" w:rsidP="007A0963">
      <w:pPr>
        <w:pStyle w:val="TableTitle"/>
        <w:rPr>
          <w:lang w:val="en-GB"/>
        </w:rPr>
      </w:pPr>
      <w:r w:rsidRPr="00DB0F7B">
        <w:rPr>
          <w:lang w:val="en-GB"/>
        </w:rPr>
        <w:t>Change Record</w:t>
      </w:r>
    </w:p>
    <w:tbl>
      <w:tblPr>
        <w:tblW w:w="0" w:type="auto"/>
        <w:tblInd w:w="68" w:type="dxa"/>
        <w:tblBorders>
          <w:top w:val="single" w:sz="12" w:space="0" w:color="auto"/>
          <w:bottom w:val="single" w:sz="12" w:space="0" w:color="auto"/>
          <w:insideH w:val="single" w:sz="12" w:space="0" w:color="auto"/>
          <w:insideV w:val="single" w:sz="2" w:space="0" w:color="auto"/>
        </w:tblBorders>
        <w:shd w:val="clear" w:color="auto" w:fill="F3F3F3"/>
        <w:tblLayout w:type="fixed"/>
        <w:tblCellMar>
          <w:top w:w="40" w:type="dxa"/>
          <w:left w:w="68" w:type="dxa"/>
          <w:bottom w:w="28" w:type="dxa"/>
          <w:right w:w="68" w:type="dxa"/>
        </w:tblCellMar>
        <w:tblLook w:val="01E0" w:firstRow="1" w:lastRow="1" w:firstColumn="1" w:lastColumn="1" w:noHBand="0" w:noVBand="0"/>
      </w:tblPr>
      <w:tblGrid>
        <w:gridCol w:w="4466"/>
        <w:gridCol w:w="1399"/>
        <w:gridCol w:w="2073"/>
        <w:gridCol w:w="1701"/>
      </w:tblGrid>
      <w:tr w:rsidR="00A44482" w:rsidRPr="00DB0F7B" w14:paraId="70501836" w14:textId="77777777" w:rsidTr="005901CF">
        <w:tc>
          <w:tcPr>
            <w:tcW w:w="4466" w:type="dxa"/>
            <w:tcBorders>
              <w:bottom w:val="single" w:sz="12" w:space="0" w:color="auto"/>
            </w:tcBorders>
            <w:shd w:val="clear" w:color="auto" w:fill="auto"/>
          </w:tcPr>
          <w:p w14:paraId="02A21BE9" w14:textId="6B2D938B" w:rsidR="00A44482" w:rsidRPr="00DB0F7B" w:rsidRDefault="00A44482" w:rsidP="00837A65">
            <w:pPr>
              <w:pStyle w:val="DataLabel"/>
            </w:pPr>
            <w:r w:rsidRPr="00DB0F7B">
              <w:t>Issue</w:t>
            </w:r>
            <w:r w:rsidR="0059095E" w:rsidRPr="00DB0F7B">
              <w:t xml:space="preserve"> Number</w:t>
            </w:r>
            <w:r w:rsidR="00837A65">
              <w:t>  </w:t>
            </w:r>
            <w:r w:rsidRPr="00DB0F7B">
              <w:fldChar w:fldCharType="begin"/>
            </w:r>
            <w:r w:rsidRPr="00DB0F7B">
              <w:instrText xml:space="preserve"> DOCPROPERTY  "Issue" \* CHARFORMAT </w:instrText>
            </w:r>
            <w:r w:rsidRPr="00DB0F7B">
              <w:fldChar w:fldCharType="separate"/>
            </w:r>
            <w:r w:rsidR="00254E34">
              <w:t>1</w:t>
            </w:r>
            <w:r w:rsidRPr="00DB0F7B">
              <w:fldChar w:fldCharType="end"/>
            </w:r>
          </w:p>
        </w:tc>
        <w:tc>
          <w:tcPr>
            <w:tcW w:w="5173" w:type="dxa"/>
            <w:gridSpan w:val="3"/>
            <w:tcBorders>
              <w:bottom w:val="single" w:sz="12" w:space="0" w:color="auto"/>
            </w:tcBorders>
            <w:shd w:val="clear" w:color="auto" w:fill="auto"/>
          </w:tcPr>
          <w:p w14:paraId="20156854" w14:textId="739286B5" w:rsidR="00A44482" w:rsidRPr="00DB0F7B" w:rsidRDefault="00A44482" w:rsidP="0024198F">
            <w:pPr>
              <w:pStyle w:val="DataLabel"/>
            </w:pPr>
            <w:r w:rsidRPr="00DB0F7B">
              <w:t xml:space="preserve">Revision </w:t>
            </w:r>
            <w:r w:rsidR="0059095E" w:rsidRPr="00DB0F7B">
              <w:t>Number</w:t>
            </w:r>
            <w:r w:rsidR="00837A65">
              <w:t>  </w:t>
            </w:r>
            <w:r w:rsidRPr="00DB0F7B">
              <w:fldChar w:fldCharType="begin"/>
            </w:r>
            <w:r w:rsidRPr="00DB0F7B">
              <w:instrText xml:space="preserve"> DOCPROPERTY  "Revision" \* CHARFORMAT </w:instrText>
            </w:r>
            <w:r w:rsidRPr="00DB0F7B">
              <w:fldChar w:fldCharType="separate"/>
            </w:r>
            <w:r w:rsidR="00254E34">
              <w:t>1</w:t>
            </w:r>
            <w:r w:rsidRPr="00DB0F7B">
              <w:fldChar w:fldCharType="end"/>
            </w:r>
          </w:p>
        </w:tc>
      </w:tr>
      <w:tr w:rsidR="00B641FE" w:rsidRPr="00DB0F7B" w14:paraId="49611CAB" w14:textId="77777777" w:rsidTr="005901CF">
        <w:tc>
          <w:tcPr>
            <w:tcW w:w="4466" w:type="dxa"/>
            <w:tcBorders>
              <w:bottom w:val="single" w:sz="12" w:space="0" w:color="auto"/>
            </w:tcBorders>
            <w:shd w:val="clear" w:color="auto" w:fill="E6E6E6"/>
          </w:tcPr>
          <w:p w14:paraId="4BBDBB37" w14:textId="77777777" w:rsidR="00B641FE" w:rsidRPr="00DB0F7B" w:rsidRDefault="00B641FE" w:rsidP="00B33CC4">
            <w:pPr>
              <w:pStyle w:val="DataLabel"/>
              <w:rPr>
                <w:bCs/>
              </w:rPr>
            </w:pPr>
            <w:bookmarkStart w:id="1" w:name="bmlocChangeRecord"/>
            <w:bookmarkEnd w:id="1"/>
            <w:r w:rsidRPr="00DB0F7B">
              <w:t>Reason for change</w:t>
            </w:r>
          </w:p>
        </w:tc>
        <w:tc>
          <w:tcPr>
            <w:tcW w:w="1399" w:type="dxa"/>
            <w:tcBorders>
              <w:bottom w:val="single" w:sz="12" w:space="0" w:color="auto"/>
            </w:tcBorders>
            <w:shd w:val="clear" w:color="auto" w:fill="E6E6E6"/>
          </w:tcPr>
          <w:p w14:paraId="48C40086" w14:textId="77777777" w:rsidR="00B641FE" w:rsidRPr="00DB0F7B" w:rsidRDefault="00B641FE" w:rsidP="00B33CC4">
            <w:pPr>
              <w:pStyle w:val="DataLabel"/>
            </w:pPr>
            <w:r w:rsidRPr="00DB0F7B">
              <w:t>Date</w:t>
            </w:r>
          </w:p>
        </w:tc>
        <w:tc>
          <w:tcPr>
            <w:tcW w:w="2073" w:type="dxa"/>
            <w:tcBorders>
              <w:bottom w:val="single" w:sz="12" w:space="0" w:color="auto"/>
            </w:tcBorders>
            <w:shd w:val="clear" w:color="auto" w:fill="E6E6E6"/>
          </w:tcPr>
          <w:p w14:paraId="225502D4" w14:textId="77777777" w:rsidR="00B641FE" w:rsidRPr="00DB0F7B" w:rsidRDefault="00B641FE" w:rsidP="00B33CC4">
            <w:pPr>
              <w:pStyle w:val="DataLabel"/>
            </w:pPr>
            <w:r w:rsidRPr="00DB0F7B">
              <w:t>Pages</w:t>
            </w:r>
          </w:p>
        </w:tc>
        <w:tc>
          <w:tcPr>
            <w:tcW w:w="1701" w:type="dxa"/>
            <w:tcBorders>
              <w:bottom w:val="single" w:sz="12" w:space="0" w:color="auto"/>
            </w:tcBorders>
            <w:shd w:val="clear" w:color="auto" w:fill="E6E6E6"/>
          </w:tcPr>
          <w:p w14:paraId="325A32F1" w14:textId="77777777" w:rsidR="00B641FE" w:rsidRPr="00DB0F7B" w:rsidRDefault="00B641FE" w:rsidP="00B33CC4">
            <w:pPr>
              <w:pStyle w:val="DataLabel"/>
            </w:pPr>
            <w:r w:rsidRPr="00DB0F7B">
              <w:t>Paragraph(s)</w:t>
            </w:r>
          </w:p>
        </w:tc>
      </w:tr>
      <w:tr w:rsidR="00436F05" w:rsidRPr="009B7826" w14:paraId="659AD77A" w14:textId="77777777" w:rsidTr="005901CF">
        <w:tc>
          <w:tcPr>
            <w:tcW w:w="4466" w:type="dxa"/>
            <w:shd w:val="clear" w:color="auto" w:fill="auto"/>
          </w:tcPr>
          <w:p w14:paraId="2D95B326" w14:textId="77777777" w:rsidR="00436F05" w:rsidRPr="009B7826" w:rsidRDefault="00436F05" w:rsidP="00AC7AAC">
            <w:pPr>
              <w:rPr>
                <w:sz w:val="18"/>
                <w:szCs w:val="18"/>
                <w:lang w:val="en-GB"/>
              </w:rPr>
            </w:pPr>
          </w:p>
        </w:tc>
        <w:tc>
          <w:tcPr>
            <w:tcW w:w="1399" w:type="dxa"/>
            <w:shd w:val="clear" w:color="auto" w:fill="auto"/>
          </w:tcPr>
          <w:p w14:paraId="63068947" w14:textId="77777777" w:rsidR="00436F05" w:rsidRPr="009B7826" w:rsidRDefault="00436F05" w:rsidP="00AC7AAC">
            <w:pPr>
              <w:rPr>
                <w:sz w:val="18"/>
                <w:szCs w:val="18"/>
                <w:lang w:val="en-GB"/>
              </w:rPr>
            </w:pPr>
          </w:p>
        </w:tc>
        <w:tc>
          <w:tcPr>
            <w:tcW w:w="2073" w:type="dxa"/>
          </w:tcPr>
          <w:p w14:paraId="0CCD45C8" w14:textId="77777777" w:rsidR="00436F05" w:rsidRPr="009B7826" w:rsidRDefault="00436F05" w:rsidP="00AC7AAC">
            <w:pPr>
              <w:rPr>
                <w:sz w:val="18"/>
                <w:szCs w:val="18"/>
                <w:lang w:val="en-GB"/>
              </w:rPr>
            </w:pPr>
          </w:p>
        </w:tc>
        <w:tc>
          <w:tcPr>
            <w:tcW w:w="1701" w:type="dxa"/>
          </w:tcPr>
          <w:p w14:paraId="39FACD18" w14:textId="77777777" w:rsidR="00436F05" w:rsidRPr="009B7826" w:rsidRDefault="00436F05" w:rsidP="00AC7AAC">
            <w:pPr>
              <w:rPr>
                <w:sz w:val="18"/>
                <w:szCs w:val="18"/>
                <w:lang w:val="en-GB"/>
              </w:rPr>
            </w:pPr>
          </w:p>
        </w:tc>
      </w:tr>
    </w:tbl>
    <w:p w14:paraId="00494149" w14:textId="77777777" w:rsidR="00DB0315" w:rsidRPr="00DB0F7B" w:rsidRDefault="00DB0315" w:rsidP="00DB0315">
      <w:pPr>
        <w:rPr>
          <w:lang w:val="en-GB"/>
        </w:rPr>
      </w:pPr>
    </w:p>
    <w:p w14:paraId="155A3875" w14:textId="77777777" w:rsidR="00DB0315" w:rsidRPr="00DB0F7B" w:rsidRDefault="00DB0315" w:rsidP="00DB0315">
      <w:pPr>
        <w:rPr>
          <w:lang w:val="en-GB"/>
        </w:rPr>
      </w:pPr>
    </w:p>
    <w:p w14:paraId="4134970E" w14:textId="77777777" w:rsidR="00DB0315" w:rsidRPr="00DB0F7B" w:rsidRDefault="00DB0315" w:rsidP="00DB0315">
      <w:pPr>
        <w:rPr>
          <w:lang w:val="en-GB"/>
        </w:rPr>
      </w:pPr>
    </w:p>
    <w:p w14:paraId="1993BEEC" w14:textId="77777777" w:rsidR="00DB0315" w:rsidRPr="00DB0F7B" w:rsidRDefault="00DB0315" w:rsidP="00DB0315">
      <w:pPr>
        <w:rPr>
          <w:lang w:val="en-GB"/>
        </w:rPr>
      </w:pPr>
    </w:p>
    <w:p w14:paraId="541030AF" w14:textId="77777777" w:rsidR="00DB0315" w:rsidRPr="00DB0F7B" w:rsidRDefault="000334D3" w:rsidP="007A0963">
      <w:pPr>
        <w:pStyle w:val="TableTitle"/>
        <w:rPr>
          <w:lang w:val="en-GB"/>
        </w:rPr>
      </w:pPr>
      <w:r w:rsidRPr="00DB0F7B">
        <w:rPr>
          <w:lang w:val="en-GB"/>
        </w:rPr>
        <w:t>Distribution</w:t>
      </w:r>
    </w:p>
    <w:tbl>
      <w:tblPr>
        <w:tblW w:w="4916" w:type="pct"/>
        <w:tblInd w:w="68" w:type="dxa"/>
        <w:shd w:val="clear" w:color="auto" w:fill="F3F3F3"/>
        <w:tblCellMar>
          <w:top w:w="40" w:type="dxa"/>
          <w:left w:w="68" w:type="dxa"/>
          <w:bottom w:w="28" w:type="dxa"/>
          <w:right w:w="68" w:type="dxa"/>
        </w:tblCellMar>
        <w:tblLook w:val="01E0" w:firstRow="1" w:lastRow="1" w:firstColumn="1" w:lastColumn="1" w:noHBand="0" w:noVBand="0"/>
      </w:tblPr>
      <w:tblGrid>
        <w:gridCol w:w="9505"/>
      </w:tblGrid>
      <w:tr w:rsidR="00DB0315" w:rsidRPr="00DB0F7B" w14:paraId="0C68471A" w14:textId="77777777" w:rsidTr="00336D67">
        <w:tc>
          <w:tcPr>
            <w:tcW w:w="5000" w:type="pct"/>
            <w:tcBorders>
              <w:top w:val="single" w:sz="12" w:space="0" w:color="auto"/>
              <w:bottom w:val="single" w:sz="12" w:space="0" w:color="auto"/>
            </w:tcBorders>
            <w:shd w:val="clear" w:color="auto" w:fill="E6E6E6"/>
          </w:tcPr>
          <w:p w14:paraId="0C289852" w14:textId="77777777" w:rsidR="00DB0315" w:rsidRPr="00DB0F7B" w:rsidRDefault="00DB0315" w:rsidP="006E32CF">
            <w:pPr>
              <w:rPr>
                <w:lang w:val="en-GB"/>
              </w:rPr>
            </w:pPr>
            <w:r w:rsidRPr="00DB0F7B">
              <w:rPr>
                <w:rStyle w:val="DataLabelChar"/>
              </w:rPr>
              <w:t>Name/Organisational Unit</w:t>
            </w:r>
          </w:p>
        </w:tc>
      </w:tr>
      <w:tr w:rsidR="00DB0315" w:rsidRPr="00DB0F7B" w14:paraId="1A2C053F" w14:textId="77777777" w:rsidTr="00336D67">
        <w:tc>
          <w:tcPr>
            <w:tcW w:w="5000" w:type="pct"/>
            <w:tcBorders>
              <w:top w:val="single" w:sz="12" w:space="0" w:color="auto"/>
              <w:bottom w:val="single" w:sz="12" w:space="0" w:color="auto"/>
            </w:tcBorders>
            <w:shd w:val="clear" w:color="auto" w:fill="auto"/>
          </w:tcPr>
          <w:p w14:paraId="177C6499" w14:textId="77777777" w:rsidR="00DB0315" w:rsidRPr="00DB0F7B" w:rsidRDefault="00DB0315" w:rsidP="006E32CF">
            <w:pPr>
              <w:rPr>
                <w:lang w:val="en-GB"/>
              </w:rPr>
            </w:pPr>
          </w:p>
        </w:tc>
      </w:tr>
    </w:tbl>
    <w:p w14:paraId="25D1F630" w14:textId="77777777" w:rsidR="00DB0315" w:rsidRPr="00DB0F7B" w:rsidRDefault="00DB0315" w:rsidP="00DB0315">
      <w:pPr>
        <w:rPr>
          <w:lang w:val="en-GB"/>
        </w:rPr>
      </w:pPr>
    </w:p>
    <w:p w14:paraId="02DE610A" w14:textId="77777777" w:rsidR="004E59F3" w:rsidRPr="00DB0F7B" w:rsidRDefault="004E59F3" w:rsidP="00655679">
      <w:pPr>
        <w:pStyle w:val="TOCHeading"/>
        <w:rPr>
          <w:lang w:val="en-GB" w:eastAsia="it-IT"/>
        </w:rPr>
      </w:pPr>
      <w:r w:rsidRPr="00DB0F7B">
        <w:rPr>
          <w:lang w:val="en-GB"/>
        </w:rPr>
        <w:br w:type="page"/>
      </w:r>
      <w:r w:rsidRPr="001D0B29">
        <w:rPr>
          <w:sz w:val="24"/>
          <w:lang w:val="en-GB"/>
        </w:rPr>
        <w:lastRenderedPageBreak/>
        <w:t>Table of contents:</w:t>
      </w:r>
    </w:p>
    <w:p w14:paraId="77AB13FB" w14:textId="65E5DF88" w:rsidR="00254E34" w:rsidRDefault="00130C89">
      <w:pPr>
        <w:pStyle w:val="TOC1"/>
        <w:rPr>
          <w:rFonts w:asciiTheme="minorHAnsi" w:eastAsiaTheme="minorEastAsia" w:hAnsiTheme="minorHAnsi" w:cstheme="minorBidi"/>
          <w:b w:val="0"/>
          <w:bCs w:val="0"/>
          <w:caps w:val="0"/>
          <w:sz w:val="22"/>
          <w:szCs w:val="22"/>
          <w:lang w:val="en-GB" w:eastAsia="en-GB"/>
        </w:rPr>
      </w:pPr>
      <w:r w:rsidRPr="00DB0F7B">
        <w:rPr>
          <w:caps w:val="0"/>
          <w:lang w:val="en-GB"/>
        </w:rPr>
        <w:fldChar w:fldCharType="begin"/>
      </w:r>
      <w:r w:rsidR="00A330CA" w:rsidRPr="00DB0F7B">
        <w:rPr>
          <w:lang w:val="en-GB"/>
        </w:rPr>
        <w:instrText xml:space="preserve"> TOC </w:instrText>
      </w:r>
      <w:r w:rsidR="001D0B29">
        <w:rPr>
          <w:lang w:val="en-GB"/>
        </w:rPr>
        <w:instrText>\H \O</w:instrText>
      </w:r>
      <w:r w:rsidR="008126C5" w:rsidRPr="00DB0F7B">
        <w:rPr>
          <w:lang w:val="en-GB"/>
        </w:rPr>
        <w:instrText xml:space="preserve"> \* MERGEFORMAT</w:instrText>
      </w:r>
      <w:r w:rsidR="008126C5" w:rsidRPr="00DB0F7B">
        <w:rPr>
          <w:caps w:val="0"/>
          <w:lang w:val="en-GB"/>
        </w:rPr>
        <w:instrText xml:space="preserve"> </w:instrText>
      </w:r>
      <w:r w:rsidRPr="00DB0F7B">
        <w:rPr>
          <w:caps w:val="0"/>
          <w:lang w:val="en-GB"/>
        </w:rPr>
        <w:fldChar w:fldCharType="separate"/>
      </w:r>
      <w:hyperlink w:anchor="_Toc65226053" w:history="1">
        <w:r w:rsidR="00254E34" w:rsidRPr="00166F4C">
          <w:rPr>
            <w:rStyle w:val="Hyperlink"/>
            <w:lang w:val="en-GB"/>
          </w:rPr>
          <w:t>1</w:t>
        </w:r>
        <w:r w:rsidR="00254E34">
          <w:rPr>
            <w:rFonts w:asciiTheme="minorHAnsi" w:eastAsiaTheme="minorEastAsia" w:hAnsiTheme="minorHAnsi" w:cstheme="minorBidi"/>
            <w:b w:val="0"/>
            <w:bCs w:val="0"/>
            <w:caps w:val="0"/>
            <w:sz w:val="22"/>
            <w:szCs w:val="22"/>
            <w:lang w:val="en-GB" w:eastAsia="en-GB"/>
          </w:rPr>
          <w:tab/>
        </w:r>
        <w:r w:rsidR="00254E34" w:rsidRPr="00166F4C">
          <w:rPr>
            <w:rStyle w:val="Hyperlink"/>
            <w:lang w:val="en-GB"/>
          </w:rPr>
          <w:t>Introduction</w:t>
        </w:r>
        <w:r w:rsidR="00254E34">
          <w:tab/>
        </w:r>
        <w:r w:rsidR="00254E34">
          <w:fldChar w:fldCharType="begin"/>
        </w:r>
        <w:r w:rsidR="00254E34">
          <w:instrText xml:space="preserve"> PAGEREF _Toc65226053 \h </w:instrText>
        </w:r>
        <w:r w:rsidR="00254E34">
          <w:fldChar w:fldCharType="separate"/>
        </w:r>
        <w:r w:rsidR="00254E34">
          <w:t>4</w:t>
        </w:r>
        <w:r w:rsidR="00254E34">
          <w:fldChar w:fldCharType="end"/>
        </w:r>
      </w:hyperlink>
    </w:p>
    <w:p w14:paraId="792A8163" w14:textId="13AD823D" w:rsidR="00254E34" w:rsidRDefault="00254E34">
      <w:pPr>
        <w:pStyle w:val="TOC2"/>
        <w:rPr>
          <w:rFonts w:asciiTheme="minorHAnsi" w:eastAsiaTheme="minorEastAsia" w:hAnsiTheme="minorHAnsi" w:cstheme="minorBidi"/>
          <w:sz w:val="22"/>
          <w:szCs w:val="22"/>
          <w:lang w:val="en-GB" w:eastAsia="en-GB"/>
        </w:rPr>
      </w:pPr>
      <w:hyperlink w:anchor="_Toc65226054" w:history="1">
        <w:r w:rsidRPr="00166F4C">
          <w:rPr>
            <w:rStyle w:val="Hyperlink"/>
          </w:rPr>
          <w:t>1.1</w:t>
        </w:r>
        <w:r>
          <w:rPr>
            <w:rFonts w:asciiTheme="minorHAnsi" w:eastAsiaTheme="minorEastAsia" w:hAnsiTheme="minorHAnsi" w:cstheme="minorBidi"/>
            <w:sz w:val="22"/>
            <w:szCs w:val="22"/>
            <w:lang w:val="en-GB" w:eastAsia="en-GB"/>
          </w:rPr>
          <w:tab/>
        </w:r>
        <w:r w:rsidRPr="00166F4C">
          <w:rPr>
            <w:rStyle w:val="Hyperlink"/>
          </w:rPr>
          <w:t>Abstract</w:t>
        </w:r>
        <w:r>
          <w:tab/>
        </w:r>
        <w:r>
          <w:fldChar w:fldCharType="begin"/>
        </w:r>
        <w:r>
          <w:instrText xml:space="preserve"> PAGEREF _Toc65226054 \h </w:instrText>
        </w:r>
        <w:r>
          <w:fldChar w:fldCharType="separate"/>
        </w:r>
        <w:r>
          <w:t>4</w:t>
        </w:r>
        <w:r>
          <w:fldChar w:fldCharType="end"/>
        </w:r>
      </w:hyperlink>
    </w:p>
    <w:p w14:paraId="6EB2A0E2" w14:textId="05A934FA" w:rsidR="00254E34" w:rsidRDefault="00254E34">
      <w:pPr>
        <w:pStyle w:val="TOC2"/>
        <w:rPr>
          <w:rFonts w:asciiTheme="minorHAnsi" w:eastAsiaTheme="minorEastAsia" w:hAnsiTheme="minorHAnsi" w:cstheme="minorBidi"/>
          <w:sz w:val="22"/>
          <w:szCs w:val="22"/>
          <w:lang w:val="en-GB" w:eastAsia="en-GB"/>
        </w:rPr>
      </w:pPr>
      <w:hyperlink w:anchor="_Toc65226055" w:history="1">
        <w:r w:rsidRPr="00166F4C">
          <w:rPr>
            <w:rStyle w:val="Hyperlink"/>
          </w:rPr>
          <w:t>1.2</w:t>
        </w:r>
        <w:r>
          <w:rPr>
            <w:rFonts w:asciiTheme="minorHAnsi" w:eastAsiaTheme="minorEastAsia" w:hAnsiTheme="minorHAnsi" w:cstheme="minorBidi"/>
            <w:sz w:val="22"/>
            <w:szCs w:val="22"/>
            <w:lang w:val="en-GB" w:eastAsia="en-GB"/>
          </w:rPr>
          <w:tab/>
        </w:r>
        <w:r w:rsidRPr="00166F4C">
          <w:rPr>
            <w:rStyle w:val="Hyperlink"/>
          </w:rPr>
          <w:t>Intended readership</w:t>
        </w:r>
        <w:r>
          <w:tab/>
        </w:r>
        <w:r>
          <w:fldChar w:fldCharType="begin"/>
        </w:r>
        <w:r>
          <w:instrText xml:space="preserve"> PAGEREF _Toc65226055 \h </w:instrText>
        </w:r>
        <w:r>
          <w:fldChar w:fldCharType="separate"/>
        </w:r>
        <w:r>
          <w:t>4</w:t>
        </w:r>
        <w:r>
          <w:fldChar w:fldCharType="end"/>
        </w:r>
      </w:hyperlink>
    </w:p>
    <w:p w14:paraId="55D2E9EC" w14:textId="5DD1AB68" w:rsidR="00254E34" w:rsidRDefault="00254E34">
      <w:pPr>
        <w:pStyle w:val="TOC2"/>
        <w:rPr>
          <w:rFonts w:asciiTheme="minorHAnsi" w:eastAsiaTheme="minorEastAsia" w:hAnsiTheme="minorHAnsi" w:cstheme="minorBidi"/>
          <w:sz w:val="22"/>
          <w:szCs w:val="22"/>
          <w:lang w:val="en-GB" w:eastAsia="en-GB"/>
        </w:rPr>
      </w:pPr>
      <w:hyperlink w:anchor="_Toc65226056" w:history="1">
        <w:r w:rsidRPr="00166F4C">
          <w:rPr>
            <w:rStyle w:val="Hyperlink"/>
          </w:rPr>
          <w:t>1.3</w:t>
        </w:r>
        <w:r>
          <w:rPr>
            <w:rFonts w:asciiTheme="minorHAnsi" w:eastAsiaTheme="minorEastAsia" w:hAnsiTheme="minorHAnsi" w:cstheme="minorBidi"/>
            <w:sz w:val="22"/>
            <w:szCs w:val="22"/>
            <w:lang w:val="en-GB" w:eastAsia="en-GB"/>
          </w:rPr>
          <w:tab/>
        </w:r>
        <w:r w:rsidRPr="00166F4C">
          <w:rPr>
            <w:rStyle w:val="Hyperlink"/>
          </w:rPr>
          <w:t xml:space="preserve">Pre-requisites for using </w:t>
        </w:r>
        <w:r w:rsidRPr="00166F4C">
          <w:rPr>
            <w:rStyle w:val="Hyperlink"/>
            <w:i/>
          </w:rPr>
          <w:t>GENERATE TPF</w:t>
        </w:r>
        <w:r>
          <w:tab/>
        </w:r>
        <w:r>
          <w:fldChar w:fldCharType="begin"/>
        </w:r>
        <w:r>
          <w:instrText xml:space="preserve"> PAGEREF _Toc65226056 \h </w:instrText>
        </w:r>
        <w:r>
          <w:fldChar w:fldCharType="separate"/>
        </w:r>
        <w:r>
          <w:t>4</w:t>
        </w:r>
        <w:r>
          <w:fldChar w:fldCharType="end"/>
        </w:r>
      </w:hyperlink>
    </w:p>
    <w:p w14:paraId="1764EB43" w14:textId="5BD52A68" w:rsidR="00254E34" w:rsidRDefault="00254E34">
      <w:pPr>
        <w:pStyle w:val="TOC2"/>
        <w:rPr>
          <w:rFonts w:asciiTheme="minorHAnsi" w:eastAsiaTheme="minorEastAsia" w:hAnsiTheme="minorHAnsi" w:cstheme="minorBidi"/>
          <w:sz w:val="22"/>
          <w:szCs w:val="22"/>
          <w:lang w:val="en-GB" w:eastAsia="en-GB"/>
        </w:rPr>
      </w:pPr>
      <w:hyperlink w:anchor="_Toc65226057" w:history="1">
        <w:r w:rsidRPr="00166F4C">
          <w:rPr>
            <w:rStyle w:val="Hyperlink"/>
          </w:rPr>
          <w:t>1.4</w:t>
        </w:r>
        <w:r>
          <w:rPr>
            <w:rFonts w:asciiTheme="minorHAnsi" w:eastAsiaTheme="minorEastAsia" w:hAnsiTheme="minorHAnsi" w:cstheme="minorBidi"/>
            <w:sz w:val="22"/>
            <w:szCs w:val="22"/>
            <w:lang w:val="en-GB" w:eastAsia="en-GB"/>
          </w:rPr>
          <w:tab/>
        </w:r>
        <w:r w:rsidRPr="00166F4C">
          <w:rPr>
            <w:rStyle w:val="Hyperlink"/>
          </w:rPr>
          <w:t>Applicability</w:t>
        </w:r>
        <w:r>
          <w:tab/>
        </w:r>
        <w:r>
          <w:fldChar w:fldCharType="begin"/>
        </w:r>
        <w:r>
          <w:instrText xml:space="preserve"> PAGEREF _Toc65226057 \h </w:instrText>
        </w:r>
        <w:r>
          <w:fldChar w:fldCharType="separate"/>
        </w:r>
        <w:r>
          <w:t>4</w:t>
        </w:r>
        <w:r>
          <w:fldChar w:fldCharType="end"/>
        </w:r>
      </w:hyperlink>
    </w:p>
    <w:p w14:paraId="15A22BBB" w14:textId="7316AB24" w:rsidR="00254E34" w:rsidRDefault="00254E34">
      <w:pPr>
        <w:pStyle w:val="TOC1"/>
        <w:rPr>
          <w:rFonts w:asciiTheme="minorHAnsi" w:eastAsiaTheme="minorEastAsia" w:hAnsiTheme="minorHAnsi" w:cstheme="minorBidi"/>
          <w:b w:val="0"/>
          <w:bCs w:val="0"/>
          <w:caps w:val="0"/>
          <w:sz w:val="22"/>
          <w:szCs w:val="22"/>
          <w:lang w:val="en-GB" w:eastAsia="en-GB"/>
        </w:rPr>
      </w:pPr>
      <w:hyperlink w:anchor="_Toc65226058" w:history="1">
        <w:r w:rsidRPr="00166F4C">
          <w:rPr>
            <w:rStyle w:val="Hyperlink"/>
          </w:rPr>
          <w:t>2</w:t>
        </w:r>
        <w:r>
          <w:rPr>
            <w:rFonts w:asciiTheme="minorHAnsi" w:eastAsiaTheme="minorEastAsia" w:hAnsiTheme="minorHAnsi" w:cstheme="minorBidi"/>
            <w:b w:val="0"/>
            <w:bCs w:val="0"/>
            <w:caps w:val="0"/>
            <w:sz w:val="22"/>
            <w:szCs w:val="22"/>
            <w:lang w:val="en-GB" w:eastAsia="en-GB"/>
          </w:rPr>
          <w:tab/>
        </w:r>
        <w:r w:rsidRPr="00166F4C">
          <w:rPr>
            <w:rStyle w:val="Hyperlink"/>
          </w:rPr>
          <w:t>Application</w:t>
        </w:r>
        <w:r>
          <w:tab/>
        </w:r>
        <w:r>
          <w:fldChar w:fldCharType="begin"/>
        </w:r>
        <w:r>
          <w:instrText xml:space="preserve"> PAGEREF _Toc65226058 \h </w:instrText>
        </w:r>
        <w:r>
          <w:fldChar w:fldCharType="separate"/>
        </w:r>
        <w:r>
          <w:t>4</w:t>
        </w:r>
        <w:r>
          <w:fldChar w:fldCharType="end"/>
        </w:r>
      </w:hyperlink>
    </w:p>
    <w:p w14:paraId="097455DE" w14:textId="7A005433" w:rsidR="00254E34" w:rsidRDefault="00254E34">
      <w:pPr>
        <w:pStyle w:val="TOC2"/>
        <w:rPr>
          <w:rFonts w:asciiTheme="minorHAnsi" w:eastAsiaTheme="minorEastAsia" w:hAnsiTheme="minorHAnsi" w:cstheme="minorBidi"/>
          <w:sz w:val="22"/>
          <w:szCs w:val="22"/>
          <w:lang w:val="en-GB" w:eastAsia="en-GB"/>
        </w:rPr>
      </w:pPr>
      <w:hyperlink w:anchor="_Toc65226059" w:history="1">
        <w:r w:rsidRPr="00166F4C">
          <w:rPr>
            <w:rStyle w:val="Hyperlink"/>
          </w:rPr>
          <w:t>2.1</w:t>
        </w:r>
        <w:r>
          <w:rPr>
            <w:rFonts w:asciiTheme="minorHAnsi" w:eastAsiaTheme="minorEastAsia" w:hAnsiTheme="minorHAnsi" w:cstheme="minorBidi"/>
            <w:sz w:val="22"/>
            <w:szCs w:val="22"/>
            <w:lang w:val="en-GB" w:eastAsia="en-GB"/>
          </w:rPr>
          <w:tab/>
        </w:r>
        <w:r w:rsidRPr="00166F4C">
          <w:rPr>
            <w:rStyle w:val="Hyperlink"/>
          </w:rPr>
          <w:t>Premise</w:t>
        </w:r>
        <w:r>
          <w:tab/>
        </w:r>
        <w:r>
          <w:fldChar w:fldCharType="begin"/>
        </w:r>
        <w:r>
          <w:instrText xml:space="preserve"> PAGEREF _Toc65226059 \h </w:instrText>
        </w:r>
        <w:r>
          <w:fldChar w:fldCharType="separate"/>
        </w:r>
        <w:r>
          <w:t>4</w:t>
        </w:r>
        <w:r>
          <w:fldChar w:fldCharType="end"/>
        </w:r>
      </w:hyperlink>
    </w:p>
    <w:p w14:paraId="4F0ECA36" w14:textId="0906F617" w:rsidR="00254E34" w:rsidRDefault="00254E34">
      <w:pPr>
        <w:pStyle w:val="TOC2"/>
        <w:rPr>
          <w:rFonts w:asciiTheme="minorHAnsi" w:eastAsiaTheme="minorEastAsia" w:hAnsiTheme="minorHAnsi" w:cstheme="minorBidi"/>
          <w:sz w:val="22"/>
          <w:szCs w:val="22"/>
          <w:lang w:val="en-GB" w:eastAsia="en-GB"/>
        </w:rPr>
      </w:pPr>
      <w:hyperlink w:anchor="_Toc65226060" w:history="1">
        <w:r w:rsidRPr="00166F4C">
          <w:rPr>
            <w:rStyle w:val="Hyperlink"/>
          </w:rPr>
          <w:t>2.2</w:t>
        </w:r>
        <w:r>
          <w:rPr>
            <w:rFonts w:asciiTheme="minorHAnsi" w:eastAsiaTheme="minorEastAsia" w:hAnsiTheme="minorHAnsi" w:cstheme="minorBidi"/>
            <w:sz w:val="22"/>
            <w:szCs w:val="22"/>
            <w:lang w:val="en-GB" w:eastAsia="en-GB"/>
          </w:rPr>
          <w:tab/>
        </w:r>
        <w:r w:rsidRPr="00166F4C">
          <w:rPr>
            <w:rStyle w:val="Hyperlink"/>
          </w:rPr>
          <w:t>Objective</w:t>
        </w:r>
        <w:r>
          <w:tab/>
        </w:r>
        <w:r>
          <w:fldChar w:fldCharType="begin"/>
        </w:r>
        <w:r>
          <w:instrText xml:space="preserve"> PAGEREF _Toc65226060 \h </w:instrText>
        </w:r>
        <w:r>
          <w:fldChar w:fldCharType="separate"/>
        </w:r>
        <w:r>
          <w:t>4</w:t>
        </w:r>
        <w:r>
          <w:fldChar w:fldCharType="end"/>
        </w:r>
      </w:hyperlink>
    </w:p>
    <w:p w14:paraId="05706C09" w14:textId="605B2528" w:rsidR="00254E34" w:rsidRDefault="00254E34">
      <w:pPr>
        <w:pStyle w:val="TOC2"/>
        <w:rPr>
          <w:rFonts w:asciiTheme="minorHAnsi" w:eastAsiaTheme="minorEastAsia" w:hAnsiTheme="minorHAnsi" w:cstheme="minorBidi"/>
          <w:sz w:val="22"/>
          <w:szCs w:val="22"/>
          <w:lang w:val="en-GB" w:eastAsia="en-GB"/>
        </w:rPr>
      </w:pPr>
      <w:hyperlink w:anchor="_Toc65226061" w:history="1">
        <w:r w:rsidRPr="00166F4C">
          <w:rPr>
            <w:rStyle w:val="Hyperlink"/>
            <w:lang w:val="en-GB"/>
          </w:rPr>
          <w:t>2.3</w:t>
        </w:r>
        <w:r>
          <w:rPr>
            <w:rFonts w:asciiTheme="minorHAnsi" w:eastAsiaTheme="minorEastAsia" w:hAnsiTheme="minorHAnsi" w:cstheme="minorBidi"/>
            <w:sz w:val="22"/>
            <w:szCs w:val="22"/>
            <w:lang w:val="en-GB" w:eastAsia="en-GB"/>
          </w:rPr>
          <w:tab/>
        </w:r>
        <w:r w:rsidRPr="00166F4C">
          <w:rPr>
            <w:rStyle w:val="Hyperlink"/>
            <w:lang w:val="en-GB"/>
          </w:rPr>
          <w:t>Source Code</w:t>
        </w:r>
        <w:r>
          <w:tab/>
        </w:r>
        <w:r>
          <w:fldChar w:fldCharType="begin"/>
        </w:r>
        <w:r>
          <w:instrText xml:space="preserve"> PAGEREF _Toc65226061 \h </w:instrText>
        </w:r>
        <w:r>
          <w:fldChar w:fldCharType="separate"/>
        </w:r>
        <w:r>
          <w:t>5</w:t>
        </w:r>
        <w:r>
          <w:fldChar w:fldCharType="end"/>
        </w:r>
      </w:hyperlink>
    </w:p>
    <w:p w14:paraId="44ED56C2" w14:textId="142FC056" w:rsidR="00254E34" w:rsidRDefault="00254E34">
      <w:pPr>
        <w:pStyle w:val="TOC2"/>
        <w:rPr>
          <w:rFonts w:asciiTheme="minorHAnsi" w:eastAsiaTheme="minorEastAsia" w:hAnsiTheme="minorHAnsi" w:cstheme="minorBidi"/>
          <w:sz w:val="22"/>
          <w:szCs w:val="22"/>
          <w:lang w:val="en-GB" w:eastAsia="en-GB"/>
        </w:rPr>
      </w:pPr>
      <w:hyperlink w:anchor="_Toc65226062" w:history="1">
        <w:r w:rsidRPr="00166F4C">
          <w:rPr>
            <w:rStyle w:val="Hyperlink"/>
          </w:rPr>
          <w:t>2.4</w:t>
        </w:r>
        <w:r>
          <w:rPr>
            <w:rFonts w:asciiTheme="minorHAnsi" w:eastAsiaTheme="minorEastAsia" w:hAnsiTheme="minorHAnsi" w:cstheme="minorBidi"/>
            <w:sz w:val="22"/>
            <w:szCs w:val="22"/>
            <w:lang w:val="en-GB" w:eastAsia="en-GB"/>
          </w:rPr>
          <w:tab/>
        </w:r>
        <w:r w:rsidRPr="00166F4C">
          <w:rPr>
            <w:rStyle w:val="Hyperlink"/>
          </w:rPr>
          <w:t>Launching the Application</w:t>
        </w:r>
        <w:r>
          <w:tab/>
        </w:r>
        <w:r>
          <w:fldChar w:fldCharType="begin"/>
        </w:r>
        <w:r>
          <w:instrText xml:space="preserve"> PAGEREF _Toc65226062 \h </w:instrText>
        </w:r>
        <w:r>
          <w:fldChar w:fldCharType="separate"/>
        </w:r>
        <w:r>
          <w:t>5</w:t>
        </w:r>
        <w:r>
          <w:fldChar w:fldCharType="end"/>
        </w:r>
      </w:hyperlink>
    </w:p>
    <w:p w14:paraId="602620DF" w14:textId="4C952FF2" w:rsidR="00254E34" w:rsidRDefault="00254E34">
      <w:pPr>
        <w:pStyle w:val="TOC2"/>
        <w:rPr>
          <w:rFonts w:asciiTheme="minorHAnsi" w:eastAsiaTheme="minorEastAsia" w:hAnsiTheme="minorHAnsi" w:cstheme="minorBidi"/>
          <w:sz w:val="22"/>
          <w:szCs w:val="22"/>
          <w:lang w:val="en-GB" w:eastAsia="en-GB"/>
        </w:rPr>
      </w:pPr>
      <w:hyperlink w:anchor="_Toc65226063" w:history="1">
        <w:r w:rsidRPr="00166F4C">
          <w:rPr>
            <w:rStyle w:val="Hyperlink"/>
          </w:rPr>
          <w:t>2.5</w:t>
        </w:r>
        <w:r>
          <w:rPr>
            <w:rFonts w:asciiTheme="minorHAnsi" w:eastAsiaTheme="minorEastAsia" w:hAnsiTheme="minorHAnsi" w:cstheme="minorBidi"/>
            <w:sz w:val="22"/>
            <w:szCs w:val="22"/>
            <w:lang w:val="en-GB" w:eastAsia="en-GB"/>
          </w:rPr>
          <w:tab/>
        </w:r>
        <w:r w:rsidRPr="00166F4C">
          <w:rPr>
            <w:rStyle w:val="Hyperlink"/>
          </w:rPr>
          <w:t>Using the Application</w:t>
        </w:r>
        <w:r>
          <w:tab/>
        </w:r>
        <w:r>
          <w:fldChar w:fldCharType="begin"/>
        </w:r>
        <w:r>
          <w:instrText xml:space="preserve"> PAGEREF _Toc65226063 \h </w:instrText>
        </w:r>
        <w:r>
          <w:fldChar w:fldCharType="separate"/>
        </w:r>
        <w:r>
          <w:t>6</w:t>
        </w:r>
        <w:r>
          <w:fldChar w:fldCharType="end"/>
        </w:r>
      </w:hyperlink>
    </w:p>
    <w:p w14:paraId="31C80765" w14:textId="4AAAF021" w:rsidR="00254E34" w:rsidRDefault="00254E34">
      <w:pPr>
        <w:pStyle w:val="TOC2"/>
        <w:rPr>
          <w:rFonts w:asciiTheme="minorHAnsi" w:eastAsiaTheme="minorEastAsia" w:hAnsiTheme="minorHAnsi" w:cstheme="minorBidi"/>
          <w:sz w:val="22"/>
          <w:szCs w:val="22"/>
          <w:lang w:val="en-GB" w:eastAsia="en-GB"/>
        </w:rPr>
      </w:pPr>
      <w:hyperlink w:anchor="_Toc65226064" w:history="1">
        <w:r w:rsidRPr="00166F4C">
          <w:rPr>
            <w:rStyle w:val="Hyperlink"/>
          </w:rPr>
          <w:t>2.6</w:t>
        </w:r>
        <w:r>
          <w:rPr>
            <w:rFonts w:asciiTheme="minorHAnsi" w:eastAsiaTheme="minorEastAsia" w:hAnsiTheme="minorHAnsi" w:cstheme="minorBidi"/>
            <w:sz w:val="22"/>
            <w:szCs w:val="22"/>
            <w:lang w:val="en-GB" w:eastAsia="en-GB"/>
          </w:rPr>
          <w:tab/>
        </w:r>
        <w:r w:rsidRPr="00166F4C">
          <w:rPr>
            <w:rStyle w:val="Hyperlink"/>
          </w:rPr>
          <w:t>Configurable Options</w:t>
        </w:r>
        <w:r>
          <w:tab/>
        </w:r>
        <w:r>
          <w:fldChar w:fldCharType="begin"/>
        </w:r>
        <w:r>
          <w:instrText xml:space="preserve"> PAGEREF _Toc65226064 \h </w:instrText>
        </w:r>
        <w:r>
          <w:fldChar w:fldCharType="separate"/>
        </w:r>
        <w:r>
          <w:t>13</w:t>
        </w:r>
        <w:r>
          <w:fldChar w:fldCharType="end"/>
        </w:r>
      </w:hyperlink>
    </w:p>
    <w:p w14:paraId="61D0753F" w14:textId="228AF33B" w:rsidR="00254E34" w:rsidRDefault="00254E34">
      <w:pPr>
        <w:pStyle w:val="TOC1"/>
        <w:rPr>
          <w:rFonts w:asciiTheme="minorHAnsi" w:eastAsiaTheme="minorEastAsia" w:hAnsiTheme="minorHAnsi" w:cstheme="minorBidi"/>
          <w:b w:val="0"/>
          <w:bCs w:val="0"/>
          <w:caps w:val="0"/>
          <w:sz w:val="22"/>
          <w:szCs w:val="22"/>
          <w:lang w:val="en-GB" w:eastAsia="en-GB"/>
        </w:rPr>
      </w:pPr>
      <w:hyperlink w:anchor="_Toc65226065" w:history="1">
        <w:r w:rsidRPr="00166F4C">
          <w:rPr>
            <w:rStyle w:val="Hyperlink"/>
          </w:rPr>
          <w:t>3</w:t>
        </w:r>
        <w:r>
          <w:rPr>
            <w:rFonts w:asciiTheme="minorHAnsi" w:eastAsiaTheme="minorEastAsia" w:hAnsiTheme="minorHAnsi" w:cstheme="minorBidi"/>
            <w:b w:val="0"/>
            <w:bCs w:val="0"/>
            <w:caps w:val="0"/>
            <w:sz w:val="22"/>
            <w:szCs w:val="22"/>
            <w:lang w:val="en-GB" w:eastAsia="en-GB"/>
          </w:rPr>
          <w:tab/>
        </w:r>
        <w:r w:rsidRPr="00166F4C">
          <w:rPr>
            <w:rStyle w:val="Hyperlink"/>
          </w:rPr>
          <w:t>Automatic mode option</w:t>
        </w:r>
        <w:r>
          <w:tab/>
        </w:r>
        <w:r>
          <w:fldChar w:fldCharType="begin"/>
        </w:r>
        <w:r>
          <w:instrText xml:space="preserve"> PAGEREF _Toc65226065 \h </w:instrText>
        </w:r>
        <w:r>
          <w:fldChar w:fldCharType="separate"/>
        </w:r>
        <w:r>
          <w:t>14</w:t>
        </w:r>
        <w:r>
          <w:fldChar w:fldCharType="end"/>
        </w:r>
      </w:hyperlink>
    </w:p>
    <w:p w14:paraId="152EDDA3" w14:textId="44F677F3" w:rsidR="00254E34" w:rsidRDefault="00254E34">
      <w:pPr>
        <w:pStyle w:val="TOC1"/>
        <w:rPr>
          <w:rFonts w:asciiTheme="minorHAnsi" w:eastAsiaTheme="minorEastAsia" w:hAnsiTheme="minorHAnsi" w:cstheme="minorBidi"/>
          <w:b w:val="0"/>
          <w:bCs w:val="0"/>
          <w:caps w:val="0"/>
          <w:sz w:val="22"/>
          <w:szCs w:val="22"/>
          <w:lang w:val="en-GB" w:eastAsia="en-GB"/>
        </w:rPr>
      </w:pPr>
      <w:hyperlink w:anchor="_Toc65226066" w:history="1">
        <w:r w:rsidRPr="00166F4C">
          <w:rPr>
            <w:rStyle w:val="Hyperlink"/>
          </w:rPr>
          <w:t>4</w:t>
        </w:r>
        <w:r>
          <w:rPr>
            <w:rFonts w:asciiTheme="minorHAnsi" w:eastAsiaTheme="minorEastAsia" w:hAnsiTheme="minorHAnsi" w:cstheme="minorBidi"/>
            <w:b w:val="0"/>
            <w:bCs w:val="0"/>
            <w:caps w:val="0"/>
            <w:sz w:val="22"/>
            <w:szCs w:val="22"/>
            <w:lang w:val="en-GB" w:eastAsia="en-GB"/>
          </w:rPr>
          <w:tab/>
        </w:r>
        <w:r w:rsidRPr="00166F4C">
          <w:rPr>
            <w:rStyle w:val="Hyperlink"/>
          </w:rPr>
          <w:t>Related documents</w:t>
        </w:r>
        <w:r>
          <w:tab/>
        </w:r>
        <w:r>
          <w:fldChar w:fldCharType="begin"/>
        </w:r>
        <w:r>
          <w:instrText xml:space="preserve"> PAGEREF _Toc65226066 \h </w:instrText>
        </w:r>
        <w:r>
          <w:fldChar w:fldCharType="separate"/>
        </w:r>
        <w:r>
          <w:t>15</w:t>
        </w:r>
        <w:r>
          <w:fldChar w:fldCharType="end"/>
        </w:r>
      </w:hyperlink>
    </w:p>
    <w:p w14:paraId="337B16D4" w14:textId="77777777" w:rsidR="007F08DE" w:rsidRPr="00DB0F7B" w:rsidRDefault="00130C89" w:rsidP="005C10D6">
      <w:pPr>
        <w:tabs>
          <w:tab w:val="left" w:pos="567"/>
          <w:tab w:val="right" w:leader="dot" w:pos="9540"/>
        </w:tabs>
        <w:rPr>
          <w:b/>
          <w:lang w:val="en-GB"/>
        </w:rPr>
        <w:sectPr w:rsidR="007F08DE" w:rsidRPr="00DB0F7B" w:rsidSect="00C17126">
          <w:headerReference w:type="even" r:id="rId11"/>
          <w:headerReference w:type="default" r:id="rId12"/>
          <w:footerReference w:type="even" r:id="rId13"/>
          <w:footerReference w:type="default" r:id="rId14"/>
          <w:headerReference w:type="first" r:id="rId15"/>
          <w:footerReference w:type="first" r:id="rId16"/>
          <w:pgSz w:w="11907" w:h="16840" w:code="9"/>
          <w:pgMar w:top="1860" w:right="1106" w:bottom="1979" w:left="1134" w:header="771" w:footer="1020" w:gutter="0"/>
          <w:cols w:space="708"/>
          <w:titlePg/>
          <w:docGrid w:linePitch="360"/>
        </w:sectPr>
      </w:pPr>
      <w:r w:rsidRPr="00DB0F7B">
        <w:rPr>
          <w:caps/>
          <w:noProof/>
          <w:szCs w:val="20"/>
          <w:lang w:val="en-GB"/>
        </w:rPr>
        <w:fldChar w:fldCharType="end"/>
      </w:r>
    </w:p>
    <w:p w14:paraId="142799A3" w14:textId="77777777" w:rsidR="00C87F70" w:rsidRPr="00DB0F7B" w:rsidRDefault="004E59F3" w:rsidP="00C87F70">
      <w:pPr>
        <w:pStyle w:val="Heading1"/>
        <w:rPr>
          <w:lang w:val="en-GB"/>
        </w:rPr>
      </w:pPr>
      <w:bookmarkStart w:id="43" w:name="_Toc65226053"/>
      <w:r w:rsidRPr="00DB0F7B">
        <w:rPr>
          <w:lang w:val="en-GB"/>
        </w:rPr>
        <w:lastRenderedPageBreak/>
        <w:t>Introduction</w:t>
      </w:r>
      <w:bookmarkEnd w:id="43"/>
    </w:p>
    <w:p w14:paraId="4E3DB4CA" w14:textId="77777777" w:rsidR="00916C04" w:rsidRDefault="0052554A" w:rsidP="00916C04">
      <w:pPr>
        <w:pStyle w:val="Heading2"/>
        <w:numPr>
          <w:ilvl w:val="1"/>
          <w:numId w:val="2"/>
        </w:numPr>
        <w:jc w:val="both"/>
      </w:pPr>
      <w:bookmarkStart w:id="44" w:name="_Toc55568001"/>
      <w:bookmarkStart w:id="45" w:name="_Toc65226054"/>
      <w:r>
        <w:softHyphen/>
      </w:r>
      <w:r>
        <w:softHyphen/>
      </w:r>
      <w:r>
        <w:softHyphen/>
      </w:r>
      <w:r w:rsidR="00916C04">
        <w:t>Abstract</w:t>
      </w:r>
      <w:bookmarkEnd w:id="44"/>
      <w:bookmarkEnd w:id="45"/>
    </w:p>
    <w:p w14:paraId="304D9A87" w14:textId="77777777" w:rsidR="00916C04" w:rsidRPr="00835009" w:rsidRDefault="00916C04" w:rsidP="00916C04">
      <w:pPr>
        <w:autoSpaceDE w:val="0"/>
        <w:autoSpaceDN w:val="0"/>
        <w:adjustRightInd w:val="0"/>
        <w:spacing w:line="240" w:lineRule="auto"/>
        <w:jc w:val="both"/>
      </w:pPr>
      <w:r w:rsidRPr="00835009">
        <w:rPr>
          <w:rFonts w:cs="TimesNewRoman"/>
        </w:rPr>
        <w:t xml:space="preserve">This document describes the use of the </w:t>
      </w:r>
      <w:r w:rsidRPr="00835009">
        <w:rPr>
          <w:i/>
        </w:rPr>
        <w:t>GENERATE TPF</w:t>
      </w:r>
      <w:r w:rsidRPr="00835009">
        <w:rPr>
          <w:rFonts w:cs="TimesNewRoman"/>
        </w:rPr>
        <w:t xml:space="preserve"> application and functions contained therein.</w:t>
      </w:r>
    </w:p>
    <w:p w14:paraId="2C2DEB29" w14:textId="77777777" w:rsidR="00916C04" w:rsidRDefault="00916C04" w:rsidP="00916C04">
      <w:pPr>
        <w:pStyle w:val="Heading2"/>
        <w:numPr>
          <w:ilvl w:val="1"/>
          <w:numId w:val="2"/>
        </w:numPr>
        <w:jc w:val="both"/>
      </w:pPr>
      <w:bookmarkStart w:id="46" w:name="_Toc55568002"/>
      <w:bookmarkStart w:id="47" w:name="_Toc65226055"/>
      <w:r>
        <w:t>Intended readership</w:t>
      </w:r>
      <w:bookmarkEnd w:id="46"/>
      <w:bookmarkEnd w:id="47"/>
    </w:p>
    <w:p w14:paraId="78A34D9F" w14:textId="77777777" w:rsidR="00916C04" w:rsidRPr="00835009" w:rsidRDefault="00916C04" w:rsidP="00916C04">
      <w:pPr>
        <w:autoSpaceDE w:val="0"/>
        <w:autoSpaceDN w:val="0"/>
        <w:adjustRightInd w:val="0"/>
        <w:spacing w:line="240" w:lineRule="auto"/>
        <w:jc w:val="both"/>
        <w:rPr>
          <w:rFonts w:cs="TimesNewRoman"/>
        </w:rPr>
      </w:pPr>
      <w:r w:rsidRPr="00835009">
        <w:rPr>
          <w:rFonts w:cs="TimesNewRoman"/>
        </w:rPr>
        <w:t>This document is intended for IMCS operators, in particular the Spacecraft Operators (SPACON) for the Integral mission.</w:t>
      </w:r>
    </w:p>
    <w:p w14:paraId="2BE5C2C6" w14:textId="77777777" w:rsidR="00916C04" w:rsidRPr="0018105F" w:rsidRDefault="00916C04" w:rsidP="00916C04">
      <w:pPr>
        <w:pStyle w:val="Heading2"/>
        <w:numPr>
          <w:ilvl w:val="1"/>
          <w:numId w:val="2"/>
        </w:numPr>
        <w:jc w:val="both"/>
      </w:pPr>
      <w:bookmarkStart w:id="48" w:name="_Toc55568003"/>
      <w:bookmarkStart w:id="49" w:name="_Toc65226056"/>
      <w:r w:rsidRPr="0018105F">
        <w:t xml:space="preserve">Pre-requisites for </w:t>
      </w:r>
      <w:r w:rsidR="0052554A">
        <w:t>us</w:t>
      </w:r>
      <w:r w:rsidRPr="0018105F">
        <w:t xml:space="preserve">ing </w:t>
      </w:r>
      <w:r w:rsidRPr="0018105F">
        <w:rPr>
          <w:i/>
        </w:rPr>
        <w:t>GENERATE TPF</w:t>
      </w:r>
      <w:bookmarkEnd w:id="48"/>
      <w:bookmarkEnd w:id="49"/>
    </w:p>
    <w:p w14:paraId="286E0311" w14:textId="77777777" w:rsidR="00916C04" w:rsidRPr="00835009" w:rsidRDefault="00916C04" w:rsidP="00916C04">
      <w:pPr>
        <w:jc w:val="both"/>
      </w:pPr>
      <w:r w:rsidRPr="00835009">
        <w:t>As this document is intended for IMCS</w:t>
      </w:r>
      <w:r w:rsidRPr="00835009">
        <w:rPr>
          <w:rFonts w:cs="TimesNewRoman"/>
        </w:rPr>
        <w:t xml:space="preserve"> operators</w:t>
      </w:r>
      <w:r w:rsidRPr="00835009">
        <w:t xml:space="preserve"> and in particular to the SPACONs, some previous knowledge of the SCOS-2000 IMCS is assumed. Namely, it is assumed that the reader of this user manual is already familiar with the structure of the APF, EPO</w:t>
      </w:r>
      <w:ins w:id="50" w:author="Richard Southworth" w:date="2021-02-18T15:45:00Z">
        <w:r w:rsidR="009E1DEE">
          <w:t>S</w:t>
        </w:r>
      </w:ins>
      <w:r w:rsidRPr="00835009">
        <w:t xml:space="preserve"> and TPF files, generated by the Flight Control Team and the Flight Dynamic Team during the Mission Planning. It is also assumed that the reader has a sound understanding of the IMCS used in the DCR of the Integral Mission, e.g. the Manual Stacks, the Command History displays and the other TM and TC Applications.</w:t>
      </w:r>
    </w:p>
    <w:p w14:paraId="1F78748D" w14:textId="77777777" w:rsidR="00916C04" w:rsidRDefault="00916C04" w:rsidP="00916C04">
      <w:pPr>
        <w:pStyle w:val="Heading2"/>
        <w:numPr>
          <w:ilvl w:val="1"/>
          <w:numId w:val="2"/>
        </w:numPr>
        <w:jc w:val="both"/>
      </w:pPr>
      <w:bookmarkStart w:id="51" w:name="_Toc55568004"/>
      <w:bookmarkStart w:id="52" w:name="_Toc65226057"/>
      <w:r>
        <w:t>Applicability</w:t>
      </w:r>
      <w:bookmarkEnd w:id="51"/>
      <w:bookmarkEnd w:id="52"/>
    </w:p>
    <w:p w14:paraId="6B1C02BD" w14:textId="77777777" w:rsidR="00916C04" w:rsidRDefault="00916C04" w:rsidP="00916C04">
      <w:pPr>
        <w:pStyle w:val="BodytextJustified"/>
        <w:rPr>
          <w:rFonts w:cs="TimesNewRoman"/>
          <w:szCs w:val="24"/>
          <w:lang w:val="en-GB"/>
        </w:rPr>
      </w:pPr>
      <w:r w:rsidRPr="00835009">
        <w:rPr>
          <w:rFonts w:cs="TimesNewRoman"/>
          <w:szCs w:val="24"/>
          <w:lang w:val="en-GB"/>
        </w:rPr>
        <w:t>This document is applicable to the Integral MCS.</w:t>
      </w:r>
      <w:r w:rsidR="00AA2A87">
        <w:rPr>
          <w:rFonts w:cs="TimesNewRoman"/>
          <w:szCs w:val="24"/>
          <w:lang w:val="en-GB"/>
        </w:rPr>
        <w:t xml:space="preserve"> But would also function effectively for XMM-Newton.</w:t>
      </w:r>
    </w:p>
    <w:p w14:paraId="2CA1EB5F" w14:textId="77777777" w:rsidR="00916C04" w:rsidRPr="00835009" w:rsidRDefault="00916C04" w:rsidP="00916C04">
      <w:pPr>
        <w:pStyle w:val="BodytextJustified"/>
        <w:rPr>
          <w:szCs w:val="24"/>
          <w:lang w:val="en-GB"/>
        </w:rPr>
      </w:pPr>
    </w:p>
    <w:p w14:paraId="5ACF65C4" w14:textId="77777777" w:rsidR="00916C04" w:rsidRDefault="00916C04" w:rsidP="00916C04">
      <w:pPr>
        <w:pStyle w:val="Heading1"/>
        <w:numPr>
          <w:ilvl w:val="0"/>
          <w:numId w:val="2"/>
        </w:numPr>
        <w:jc w:val="both"/>
      </w:pPr>
      <w:bookmarkStart w:id="53" w:name="_Toc55568005"/>
      <w:bookmarkStart w:id="54" w:name="_Toc65226058"/>
      <w:r>
        <w:t>Application</w:t>
      </w:r>
      <w:bookmarkEnd w:id="53"/>
      <w:bookmarkEnd w:id="54"/>
    </w:p>
    <w:p w14:paraId="617FEA44" w14:textId="77777777" w:rsidR="00916C04" w:rsidRPr="00835009" w:rsidRDefault="00916C04" w:rsidP="00916C04">
      <w:pPr>
        <w:pStyle w:val="Heading2"/>
        <w:numPr>
          <w:ilvl w:val="1"/>
          <w:numId w:val="2"/>
        </w:numPr>
        <w:jc w:val="both"/>
      </w:pPr>
      <w:bookmarkStart w:id="55" w:name="_Toc55568006"/>
      <w:bookmarkStart w:id="56" w:name="_Toc65226059"/>
      <w:r>
        <w:t>Premise</w:t>
      </w:r>
      <w:bookmarkEnd w:id="55"/>
      <w:bookmarkEnd w:id="56"/>
    </w:p>
    <w:p w14:paraId="034B1949" w14:textId="1BB4DC1D" w:rsidR="00916C04" w:rsidRPr="00835009" w:rsidRDefault="0052554A" w:rsidP="00916C04">
      <w:pPr>
        <w:jc w:val="both"/>
      </w:pPr>
      <w:r>
        <w:t xml:space="preserve">The source code for the application </w:t>
      </w:r>
      <w:r w:rsidR="00916C04" w:rsidRPr="00835009">
        <w:t>run</w:t>
      </w:r>
      <w:r>
        <w:t>s</w:t>
      </w:r>
      <w:r w:rsidR="00916C04" w:rsidRPr="00835009">
        <w:t xml:space="preserve"> on the server. The program can be run in two different modes: an interactive mode, which relies on inputs from the user </w:t>
      </w:r>
      <w:r>
        <w:t xml:space="preserve">and </w:t>
      </w:r>
      <w:r w:rsidR="00916C04" w:rsidRPr="00835009">
        <w:t xml:space="preserve">can be </w:t>
      </w:r>
      <w:r>
        <w:t xml:space="preserve">easily </w:t>
      </w:r>
      <w:r w:rsidR="00916C04" w:rsidRPr="00835009">
        <w:t xml:space="preserve">accessed </w:t>
      </w:r>
      <w:r w:rsidR="009E1DEE">
        <w:t xml:space="preserve">from the </w:t>
      </w:r>
      <w:r w:rsidR="00916C04" w:rsidRPr="00835009">
        <w:t xml:space="preserve">Desktop (see section 3) and an </w:t>
      </w:r>
      <w:r w:rsidR="00916C04" w:rsidRPr="0006640D">
        <w:rPr>
          <w:highlight w:val="yellow"/>
        </w:rPr>
        <w:t xml:space="preserve">automatic mode, which </w:t>
      </w:r>
      <w:del w:id="57" w:author="Francesca Covella" w:date="2021-02-26T10:02:00Z">
        <w:r w:rsidR="00916C04" w:rsidRPr="0006640D" w:rsidDel="0084506F">
          <w:rPr>
            <w:highlight w:val="yellow"/>
          </w:rPr>
          <w:delText>is</w:delText>
        </w:r>
      </w:del>
      <w:r w:rsidR="00916C04" w:rsidRPr="0006640D">
        <w:rPr>
          <w:highlight w:val="yellow"/>
        </w:rPr>
        <w:t xml:space="preserve"> run</w:t>
      </w:r>
      <w:ins w:id="58" w:author="Francesca Covella" w:date="2021-02-26T10:02:00Z">
        <w:del w:id="59" w:author="Francesca Covella [2]" w:date="2021-05-03T16:28:00Z">
          <w:r w:rsidR="0084506F" w:rsidDel="0006640D">
            <w:rPr>
              <w:highlight w:val="yellow"/>
            </w:rPr>
            <w:delText>s</w:delText>
          </w:r>
        </w:del>
      </w:ins>
      <w:r w:rsidR="00916C04" w:rsidRPr="0006640D">
        <w:rPr>
          <w:highlight w:val="yellow"/>
        </w:rPr>
        <w:t xml:space="preserve"> in the background</w:t>
      </w:r>
      <w:r w:rsidR="00916C04" w:rsidRPr="00835009">
        <w:t xml:space="preserve"> as a back-up measure (see section 5).</w:t>
      </w:r>
      <w:r>
        <w:t xml:space="preserve"> </w:t>
      </w:r>
      <w:r w:rsidRPr="00835009">
        <w:t>The focus on this User Manual is on the interactive mode, as this mode relies on inputs from the user and requires a brief and concise explanation about how the Application behav</w:t>
      </w:r>
      <w:r>
        <w:t>es and what kind arguments are</w:t>
      </w:r>
      <w:r w:rsidRPr="00835009">
        <w:t xml:space="preserve"> expects</w:t>
      </w:r>
      <w:r>
        <w:t xml:space="preserve"> from the graphical user interface, even if the user will find that it is very much self-contained and self-explanatory</w:t>
      </w:r>
      <w:r w:rsidRPr="00835009">
        <w:t xml:space="preserve">. </w:t>
      </w:r>
    </w:p>
    <w:p w14:paraId="7315AC2E" w14:textId="77777777" w:rsidR="00916C04" w:rsidRPr="008A24A4" w:rsidRDefault="00916C04" w:rsidP="00916C04">
      <w:pPr>
        <w:pStyle w:val="Heading2"/>
        <w:numPr>
          <w:ilvl w:val="1"/>
          <w:numId w:val="2"/>
        </w:numPr>
        <w:jc w:val="both"/>
      </w:pPr>
      <w:bookmarkStart w:id="60" w:name="_Toc55568007"/>
      <w:bookmarkStart w:id="61" w:name="_Toc65226060"/>
      <w:r>
        <w:t>Objective</w:t>
      </w:r>
      <w:bookmarkEnd w:id="60"/>
      <w:bookmarkEnd w:id="61"/>
    </w:p>
    <w:p w14:paraId="217B566E" w14:textId="6FFF6B50" w:rsidR="0052554A" w:rsidRDefault="00916C04" w:rsidP="00916C04">
      <w:pPr>
        <w:jc w:val="both"/>
      </w:pPr>
      <w:r w:rsidRPr="00835009">
        <w:t xml:space="preserve">The objective of the Application is to offer a simple and intuitive tool to generate a particular or a series of TPF(s) to be loaded on the manual stack. </w:t>
      </w:r>
      <w:r w:rsidR="009E1DEE">
        <w:t xml:space="preserve">These TPFs can be used to quickly and safely recover the planned routine operations in case of commanding interruption (for instance in case of communications errors). </w:t>
      </w:r>
      <w:r w:rsidRPr="00835009">
        <w:t>The Automatic mode is intended to be called by the IMCS Mission Planning System to automatically generate all relevant TPF</w:t>
      </w:r>
      <w:r w:rsidR="0052554A">
        <w:t>s for an entire revolution and v</w:t>
      </w:r>
      <w:r w:rsidRPr="00835009">
        <w:t>ersion number</w:t>
      </w:r>
      <w:r w:rsidR="009E1DEE">
        <w:t xml:space="preserve"> at the time the revolution is planned</w:t>
      </w:r>
      <w:r w:rsidRPr="00835009">
        <w:t xml:space="preserve">. </w:t>
      </w:r>
    </w:p>
    <w:p w14:paraId="4BC6F634" w14:textId="13CF4F27" w:rsidR="00916C04" w:rsidRDefault="00916C04" w:rsidP="00916C04">
      <w:pPr>
        <w:jc w:val="both"/>
      </w:pPr>
      <w:r w:rsidRPr="00835009">
        <w:lastRenderedPageBreak/>
        <w:t>In case the TPFs were not already generated by the MPS, the tool can be used in interactive mode, in case a certain sequence of commands is not uplinked successfully due to communication issues or to similar reasons</w:t>
      </w:r>
      <w:r w:rsidR="00E12EFC">
        <w:t>. I</w:t>
      </w:r>
      <w:r w:rsidRPr="00835009">
        <w:t xml:space="preserve">n </w:t>
      </w:r>
      <w:r w:rsidR="00E12EFC">
        <w:t>such a</w:t>
      </w:r>
      <w:r w:rsidR="00E12EFC" w:rsidRPr="00835009">
        <w:t xml:space="preserve"> </w:t>
      </w:r>
      <w:r w:rsidRPr="00835009">
        <w:t xml:space="preserve">case it might be useful to easily </w:t>
      </w:r>
      <w:r w:rsidR="00E12EFC">
        <w:t>generate and retrieve</w:t>
      </w:r>
      <w:r w:rsidRPr="00835009">
        <w:t xml:space="preserve"> the </w:t>
      </w:r>
      <w:r w:rsidR="00E12EFC">
        <w:t>TPF corresponding to th</w:t>
      </w:r>
      <w:r w:rsidR="0084506F">
        <w:t xml:space="preserve">e </w:t>
      </w:r>
      <w:r w:rsidR="00E12EFC">
        <w:t>missed</w:t>
      </w:r>
      <w:r w:rsidR="00E12EFC" w:rsidRPr="00835009">
        <w:t xml:space="preserve"> </w:t>
      </w:r>
      <w:r w:rsidRPr="00835009">
        <w:t>occurrence of the sequence of interest, containing the correct values for the commands’ parameters. Lastly, the application can be used to retrieve any past or future sequence</w:t>
      </w:r>
      <w:r w:rsidR="0052554A">
        <w:t>,</w:t>
      </w:r>
      <w:r w:rsidR="0052554A" w:rsidRPr="0052554A">
        <w:t xml:space="preserve"> </w:t>
      </w:r>
      <w:r w:rsidR="0052554A" w:rsidRPr="00835009">
        <w:t>for other purposes</w:t>
      </w:r>
      <w:r w:rsidRPr="00835009">
        <w:t xml:space="preserve">, </w:t>
      </w:r>
      <w:r w:rsidR="0052554A">
        <w:t>as long as the associated</w:t>
      </w:r>
      <w:r w:rsidRPr="00835009">
        <w:t xml:space="preserve"> APF</w:t>
      </w:r>
      <w:r w:rsidR="0052554A">
        <w:t xml:space="preserve"> and EPO files are available</w:t>
      </w:r>
      <w:r w:rsidRPr="00835009">
        <w:t>.</w:t>
      </w:r>
    </w:p>
    <w:p w14:paraId="2AE01038" w14:textId="77777777" w:rsidR="00E15D23" w:rsidRDefault="00E15D23" w:rsidP="00E15D23">
      <w:pPr>
        <w:pStyle w:val="Heading2"/>
        <w:numPr>
          <w:ilvl w:val="1"/>
          <w:numId w:val="2"/>
        </w:numPr>
        <w:rPr>
          <w:szCs w:val="24"/>
          <w:lang w:val="en-GB"/>
        </w:rPr>
      </w:pPr>
      <w:bookmarkStart w:id="62" w:name="_Toc64473577"/>
      <w:bookmarkStart w:id="63" w:name="_Toc65226061"/>
      <w:r w:rsidRPr="00E15D23">
        <w:rPr>
          <w:szCs w:val="24"/>
          <w:lang w:val="en-GB"/>
        </w:rPr>
        <w:t>Source Code</w:t>
      </w:r>
      <w:bookmarkEnd w:id="62"/>
      <w:bookmarkEnd w:id="63"/>
    </w:p>
    <w:p w14:paraId="70DAFA53" w14:textId="77777777" w:rsidR="00E15D23" w:rsidRPr="00E15D23" w:rsidRDefault="00E15D23" w:rsidP="00E15D23">
      <w:pPr>
        <w:pStyle w:val="BodytextJustified"/>
        <w:rPr>
          <w:lang w:val="en-GB"/>
        </w:rPr>
      </w:pPr>
      <w:r>
        <w:rPr>
          <w:lang w:val="en-GB"/>
        </w:rPr>
        <w:t>This section is included for completeness and can be skipped by the SPACON, it is more relevant to the engineer responsible for maintaining the code.</w:t>
      </w:r>
    </w:p>
    <w:p w14:paraId="1BC23505" w14:textId="77777777" w:rsidR="00E15D23" w:rsidRPr="009805F2" w:rsidRDefault="00E15D23" w:rsidP="00E15D23">
      <w:pPr>
        <w:jc w:val="both"/>
        <w:rPr>
          <w:lang w:val="en-GB"/>
        </w:rPr>
      </w:pPr>
      <w:r w:rsidRPr="009805F2">
        <w:rPr>
          <w:lang w:val="en-GB"/>
        </w:rPr>
        <w:t>The application consists of the following pieces of code:</w:t>
      </w:r>
    </w:p>
    <w:p w14:paraId="0478C5D4" w14:textId="77777777" w:rsidR="00E15D23" w:rsidRPr="009805F2" w:rsidRDefault="00E15D23" w:rsidP="00E15D23">
      <w:pPr>
        <w:pStyle w:val="ListParagraph"/>
        <w:numPr>
          <w:ilvl w:val="0"/>
          <w:numId w:val="31"/>
        </w:numPr>
        <w:jc w:val="both"/>
        <w:rPr>
          <w:lang w:val="en-GB"/>
        </w:rPr>
      </w:pPr>
      <w:r w:rsidRPr="009805F2">
        <w:rPr>
          <w:b/>
          <w:lang w:val="en-GB"/>
        </w:rPr>
        <w:t>TPF_ library.py</w:t>
      </w:r>
      <w:r w:rsidRPr="009805F2">
        <w:rPr>
          <w:lang w:val="en-GB"/>
        </w:rPr>
        <w:t xml:space="preserve"> </w:t>
      </w:r>
      <w:r w:rsidRPr="009805F2">
        <w:rPr>
          <w:lang w:val="en-GB"/>
        </w:rPr>
        <w:sym w:font="Wingdings" w:char="F0E0"/>
      </w:r>
      <w:r>
        <w:rPr>
          <w:lang w:val="en-GB"/>
        </w:rPr>
        <w:t xml:space="preserve"> a </w:t>
      </w:r>
      <w:r w:rsidRPr="009805F2">
        <w:rPr>
          <w:lang w:val="en-GB"/>
        </w:rPr>
        <w:t>general</w:t>
      </w:r>
      <w:r>
        <w:rPr>
          <w:lang w:val="en-GB"/>
        </w:rPr>
        <w:t xml:space="preserve"> and flexible class</w:t>
      </w:r>
      <w:r w:rsidRPr="009805F2">
        <w:rPr>
          <w:lang w:val="en-GB"/>
        </w:rPr>
        <w:t xml:space="preserve"> intended to customise and write a TPF file. This code is written following closely the structure of [5] in order to help the user to set all the mandatory (and optional) fields of the headers and of the parameters.</w:t>
      </w:r>
    </w:p>
    <w:p w14:paraId="284A14A8" w14:textId="77777777" w:rsidR="00E15D23" w:rsidRPr="009805F2" w:rsidRDefault="00E15D23" w:rsidP="00E15D23">
      <w:pPr>
        <w:pStyle w:val="ListParagraph"/>
        <w:numPr>
          <w:ilvl w:val="0"/>
          <w:numId w:val="31"/>
        </w:numPr>
        <w:jc w:val="both"/>
        <w:rPr>
          <w:lang w:val="en-GB"/>
        </w:rPr>
      </w:pPr>
      <w:r w:rsidRPr="009805F2">
        <w:rPr>
          <w:b/>
          <w:lang w:val="en-GB"/>
        </w:rPr>
        <w:t>INTXMM_library.py</w:t>
      </w:r>
      <w:r w:rsidRPr="009805F2">
        <w:rPr>
          <w:lang w:val="en-GB"/>
        </w:rPr>
        <w:t xml:space="preserve"> </w:t>
      </w:r>
      <w:r w:rsidRPr="009805F2">
        <w:rPr>
          <w:lang w:val="en-GB"/>
        </w:rPr>
        <w:sym w:font="Wingdings" w:char="F0E0"/>
      </w:r>
      <w:r w:rsidRPr="009805F2">
        <w:rPr>
          <w:lang w:val="en-GB"/>
        </w:rPr>
        <w:t xml:space="preserve"> </w:t>
      </w:r>
      <w:r>
        <w:rPr>
          <w:lang w:val="en-GB"/>
        </w:rPr>
        <w:t>a general library containing some functions related to the Integral and XMM missions, used for instance to perform some checks and general tasks, such as getting the latest time of one revolution or parsing the APF file associated to a specific revolution.</w:t>
      </w:r>
    </w:p>
    <w:p w14:paraId="3D07452D" w14:textId="77777777" w:rsidR="00E15D23" w:rsidRPr="009805F2" w:rsidRDefault="00E15D23" w:rsidP="00E15D23">
      <w:pPr>
        <w:pStyle w:val="ListParagraph"/>
        <w:numPr>
          <w:ilvl w:val="0"/>
          <w:numId w:val="31"/>
        </w:numPr>
        <w:jc w:val="both"/>
        <w:rPr>
          <w:lang w:val="en-GB"/>
        </w:rPr>
      </w:pPr>
      <w:r>
        <w:rPr>
          <w:b/>
          <w:lang w:val="en-GB"/>
        </w:rPr>
        <w:t>APF2TPF_3options</w:t>
      </w:r>
      <w:r w:rsidRPr="009805F2">
        <w:rPr>
          <w:b/>
          <w:lang w:val="en-GB"/>
        </w:rPr>
        <w:t>.py</w:t>
      </w:r>
      <w:r w:rsidRPr="009805F2">
        <w:rPr>
          <w:lang w:val="en-GB"/>
        </w:rPr>
        <w:t xml:space="preserve"> </w:t>
      </w:r>
      <w:r w:rsidRPr="009805F2">
        <w:rPr>
          <w:lang w:val="en-GB"/>
        </w:rPr>
        <w:sym w:font="Wingdings" w:char="F0E0"/>
      </w:r>
      <w:r w:rsidRPr="009805F2">
        <w:rPr>
          <w:lang w:val="en-GB"/>
        </w:rPr>
        <w:t xml:space="preserve"> this source code contains the specific information about the </w:t>
      </w:r>
      <w:r>
        <w:rPr>
          <w:lang w:val="en-GB"/>
        </w:rPr>
        <w:t>function of transforming an APF into a TPF. It retrieves the values from the APF dictionary, following the user inputs and it calls the function to write the file into the outputs folder.</w:t>
      </w:r>
    </w:p>
    <w:p w14:paraId="5AF5A883" w14:textId="77777777" w:rsidR="00E15D23" w:rsidRPr="009805F2" w:rsidRDefault="00E15D23" w:rsidP="00E15D23">
      <w:pPr>
        <w:pStyle w:val="ListParagraph"/>
        <w:numPr>
          <w:ilvl w:val="0"/>
          <w:numId w:val="31"/>
        </w:numPr>
        <w:jc w:val="both"/>
        <w:rPr>
          <w:lang w:val="en-GB"/>
        </w:rPr>
      </w:pPr>
      <w:r w:rsidRPr="009805F2">
        <w:rPr>
          <w:b/>
          <w:lang w:val="en-GB"/>
        </w:rPr>
        <w:t>Integral_logo.png</w:t>
      </w:r>
    </w:p>
    <w:p w14:paraId="1D4E8947" w14:textId="77777777" w:rsidR="00E15D23" w:rsidRPr="009805F2" w:rsidRDefault="00E15D23" w:rsidP="00E15D23">
      <w:pPr>
        <w:pStyle w:val="ListParagraph"/>
        <w:numPr>
          <w:ilvl w:val="0"/>
          <w:numId w:val="31"/>
        </w:numPr>
        <w:jc w:val="both"/>
        <w:rPr>
          <w:lang w:val="en-GB"/>
        </w:rPr>
      </w:pPr>
      <w:r>
        <w:rPr>
          <w:b/>
          <w:lang w:val="en-GB"/>
        </w:rPr>
        <w:t>APF2TPF</w:t>
      </w:r>
      <w:r w:rsidRPr="009805F2">
        <w:rPr>
          <w:b/>
          <w:lang w:val="en-GB"/>
        </w:rPr>
        <w:t>_GUI.</w:t>
      </w:r>
      <w:r w:rsidRPr="009805F2">
        <w:rPr>
          <w:lang w:val="en-GB"/>
        </w:rPr>
        <w:t xml:space="preserve">py </w:t>
      </w:r>
      <w:r w:rsidRPr="009805F2">
        <w:rPr>
          <w:lang w:val="en-GB"/>
        </w:rPr>
        <w:sym w:font="Wingdings" w:char="F0E0"/>
      </w:r>
      <w:r>
        <w:rPr>
          <w:lang w:val="en-GB"/>
        </w:rPr>
        <w:t xml:space="preserve"> this</w:t>
      </w:r>
      <w:r w:rsidRPr="009805F2">
        <w:rPr>
          <w:lang w:val="en-GB"/>
        </w:rPr>
        <w:t xml:space="preserve"> code contains all the graphical functionalit</w:t>
      </w:r>
      <w:r>
        <w:rPr>
          <w:lang w:val="en-GB"/>
        </w:rPr>
        <w:t>ies</w:t>
      </w:r>
      <w:r w:rsidRPr="009805F2">
        <w:rPr>
          <w:lang w:val="en-GB"/>
        </w:rPr>
        <w:t xml:space="preserve"> of the graphical interface. It is completely disconnected from the functionalities of the TPF and of the </w:t>
      </w:r>
      <w:r>
        <w:rPr>
          <w:lang w:val="en-GB"/>
        </w:rPr>
        <w:t>APF</w:t>
      </w:r>
      <w:r w:rsidRPr="009805F2">
        <w:rPr>
          <w:lang w:val="en-GB"/>
        </w:rPr>
        <w:t xml:space="preserve"> documents’ specifications, but it creates all the widgets and it links to them their functionalities as well as defining methods to change the values of some widgets attributes based on the user behaviour.</w:t>
      </w:r>
    </w:p>
    <w:p w14:paraId="68F51A8B" w14:textId="77777777" w:rsidR="00E15D23" w:rsidRDefault="00E15D23" w:rsidP="00E15D23">
      <w:pPr>
        <w:pStyle w:val="ListParagraph"/>
        <w:numPr>
          <w:ilvl w:val="0"/>
          <w:numId w:val="31"/>
        </w:numPr>
        <w:jc w:val="both"/>
        <w:rPr>
          <w:lang w:val="en-GB"/>
        </w:rPr>
      </w:pPr>
      <w:r>
        <w:rPr>
          <w:b/>
          <w:lang w:val="en-GB"/>
        </w:rPr>
        <w:t>APF2TPF</w:t>
      </w:r>
      <w:r w:rsidRPr="009805F2">
        <w:rPr>
          <w:b/>
          <w:lang w:val="en-GB"/>
        </w:rPr>
        <w:t>_client.py</w:t>
      </w:r>
      <w:r w:rsidRPr="009805F2">
        <w:rPr>
          <w:lang w:val="en-GB"/>
        </w:rPr>
        <w:t xml:space="preserve"> </w:t>
      </w:r>
      <w:r w:rsidRPr="009805F2">
        <w:rPr>
          <w:lang w:val="en-GB"/>
        </w:rPr>
        <w:sym w:font="Wingdings" w:char="F0E0"/>
      </w:r>
      <w:r>
        <w:rPr>
          <w:lang w:val="en-GB"/>
        </w:rPr>
        <w:t xml:space="preserve"> the m</w:t>
      </w:r>
      <w:r w:rsidRPr="009805F2">
        <w:rPr>
          <w:lang w:val="en-GB"/>
        </w:rPr>
        <w:t xml:space="preserve">ain code which calls the other parts of the application. </w:t>
      </w:r>
      <w:r>
        <w:rPr>
          <w:lang w:val="en-GB"/>
        </w:rPr>
        <w:t>This is the code which has to be called to run the application. The flag after the code name (-a for automatic and -</w:t>
      </w:r>
      <w:proofErr w:type="spellStart"/>
      <w:r>
        <w:rPr>
          <w:lang w:val="en-GB"/>
        </w:rPr>
        <w:t>i</w:t>
      </w:r>
      <w:proofErr w:type="spellEnd"/>
      <w:r>
        <w:rPr>
          <w:lang w:val="en-GB"/>
        </w:rPr>
        <w:t xml:space="preserve"> for interactive) determines the mode.</w:t>
      </w:r>
    </w:p>
    <w:p w14:paraId="1E0837B7" w14:textId="77777777" w:rsidR="00E15D23" w:rsidRPr="00835009" w:rsidRDefault="00E15D23" w:rsidP="00916C04">
      <w:pPr>
        <w:jc w:val="both"/>
      </w:pPr>
    </w:p>
    <w:p w14:paraId="3C4E2C91" w14:textId="77777777" w:rsidR="0052554A" w:rsidRDefault="00916C04" w:rsidP="00916C04">
      <w:pPr>
        <w:pStyle w:val="Heading2"/>
        <w:numPr>
          <w:ilvl w:val="1"/>
          <w:numId w:val="2"/>
        </w:numPr>
        <w:jc w:val="both"/>
      </w:pPr>
      <w:bookmarkStart w:id="64" w:name="_Toc55568008"/>
      <w:bookmarkStart w:id="65" w:name="_Toc65226062"/>
      <w:r>
        <w:t>Launching the Application</w:t>
      </w:r>
      <w:bookmarkEnd w:id="64"/>
      <w:bookmarkEnd w:id="65"/>
    </w:p>
    <w:p w14:paraId="1E107C49" w14:textId="77777777" w:rsidR="00916C04" w:rsidRDefault="00BD719E" w:rsidP="00916C04">
      <w:pPr>
        <w:jc w:val="both"/>
      </w:pPr>
      <w:r>
        <w:t>To launch the application one</w:t>
      </w:r>
      <w:r w:rsidR="00916C04" w:rsidRPr="00835009">
        <w:t xml:space="preserve"> should </w:t>
      </w:r>
      <w:r>
        <w:t xml:space="preserve">follow two simple steps. The first is to </w:t>
      </w:r>
      <w:r w:rsidR="00916C04" w:rsidRPr="00835009">
        <w:t xml:space="preserve">right click on the Desktop and </w:t>
      </w:r>
      <w:r>
        <w:t>select the option</w:t>
      </w:r>
      <w:r w:rsidR="00916C04" w:rsidRPr="00835009">
        <w:t xml:space="preserve"> </w:t>
      </w:r>
      <w:r w:rsidRPr="00835009">
        <w:rPr>
          <w:i/>
        </w:rPr>
        <w:t>SPACON SCRIPTS</w:t>
      </w:r>
      <w:r>
        <w:rPr>
          <w:i/>
        </w:rPr>
        <w:t xml:space="preserve">. </w:t>
      </w:r>
      <w:r>
        <w:t xml:space="preserve">Then, in the </w:t>
      </w:r>
      <w:r w:rsidR="00916C04" w:rsidRPr="00835009">
        <w:t xml:space="preserve"> drop down menu </w:t>
      </w:r>
      <w:r>
        <w:t xml:space="preserve">which appears (see Figure 1), one should click </w:t>
      </w:r>
      <w:r w:rsidR="00916C04" w:rsidRPr="00835009">
        <w:t xml:space="preserve">the option is </w:t>
      </w:r>
      <w:r w:rsidR="00916C04" w:rsidRPr="00835009">
        <w:rPr>
          <w:i/>
        </w:rPr>
        <w:t>GENERATE TPF</w:t>
      </w:r>
      <w:r>
        <w:t>.</w:t>
      </w:r>
    </w:p>
    <w:p w14:paraId="797CCC8A" w14:textId="77777777" w:rsidR="00024DBE" w:rsidRPr="00835009" w:rsidRDefault="00024DBE" w:rsidP="00916C04">
      <w:pPr>
        <w:jc w:val="both"/>
      </w:pPr>
    </w:p>
    <w:p w14:paraId="43BFCA09" w14:textId="77777777" w:rsidR="00916C04" w:rsidRDefault="00916C04" w:rsidP="00BD719E">
      <w:pPr>
        <w:jc w:val="center"/>
        <w:rPr>
          <w:sz w:val="22"/>
          <w:szCs w:val="22"/>
        </w:rPr>
      </w:pPr>
      <w:r w:rsidRPr="005F4A93">
        <w:rPr>
          <w:noProof/>
          <w:sz w:val="22"/>
          <w:szCs w:val="22"/>
          <w:lang w:val="en-GB" w:eastAsia="en-GB"/>
        </w:rPr>
        <w:lastRenderedPageBreak/>
        <w:drawing>
          <wp:inline distT="0" distB="0" distL="0" distR="0" wp14:anchorId="59EFA099" wp14:editId="58F0FD4D">
            <wp:extent cx="2650792" cy="403452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825" cy="4124376"/>
                    </a:xfrm>
                    <a:prstGeom prst="rect">
                      <a:avLst/>
                    </a:prstGeom>
                  </pic:spPr>
                </pic:pic>
              </a:graphicData>
            </a:graphic>
          </wp:inline>
        </w:drawing>
      </w:r>
    </w:p>
    <w:p w14:paraId="2FB69782" w14:textId="77777777" w:rsidR="00024DBE" w:rsidRPr="00BD719E" w:rsidRDefault="00024DBE" w:rsidP="00BD719E">
      <w:pPr>
        <w:jc w:val="center"/>
        <w:rPr>
          <w:sz w:val="22"/>
          <w:szCs w:val="22"/>
        </w:rPr>
      </w:pPr>
    </w:p>
    <w:p w14:paraId="0ADF20B5" w14:textId="77777777" w:rsidR="00916C04" w:rsidRDefault="00916C04" w:rsidP="00916C04">
      <w:pPr>
        <w:jc w:val="center"/>
      </w:pPr>
      <w:r w:rsidRPr="00835009">
        <w:t>Figure 1 – Workspace Menu Display</w:t>
      </w:r>
    </w:p>
    <w:p w14:paraId="2CF6885C" w14:textId="77777777" w:rsidR="00916C04" w:rsidRPr="00835009" w:rsidRDefault="00FC1E6E" w:rsidP="00FC1E6E">
      <w:pPr>
        <w:pStyle w:val="Heading2"/>
        <w:numPr>
          <w:ilvl w:val="1"/>
          <w:numId w:val="2"/>
        </w:numPr>
        <w:jc w:val="both"/>
      </w:pPr>
      <w:bookmarkStart w:id="66" w:name="_Toc65226063"/>
      <w:r>
        <w:t>Using the Application</w:t>
      </w:r>
      <w:bookmarkEnd w:id="66"/>
    </w:p>
    <w:p w14:paraId="08DA0BA4" w14:textId="77777777" w:rsidR="00916C04" w:rsidRDefault="00BD719E" w:rsidP="00EC6578">
      <w:pPr>
        <w:jc w:val="both"/>
      </w:pPr>
      <w:r>
        <w:t>This</w:t>
      </w:r>
      <w:r w:rsidR="00916C04" w:rsidRPr="00835009">
        <w:t xml:space="preserve"> </w:t>
      </w:r>
      <w:r w:rsidR="0062702E">
        <w:t>triggers the</w:t>
      </w:r>
      <w:r w:rsidR="00916C04" w:rsidRPr="00835009">
        <w:t xml:space="preserve"> </w:t>
      </w:r>
      <w:r>
        <w:t>graphical user interface</w:t>
      </w:r>
      <w:r w:rsidR="0062702E">
        <w:t xml:space="preserve"> in Figure 2</w:t>
      </w:r>
      <w:r w:rsidRPr="00BD719E">
        <w:t xml:space="preserve"> </w:t>
      </w:r>
      <w:r>
        <w:t xml:space="preserve">as a </w:t>
      </w:r>
      <w:r w:rsidRPr="00835009">
        <w:t>result</w:t>
      </w:r>
      <w:del w:id="67" w:author="Richard Southworth" w:date="2021-02-18T15:53:00Z">
        <w:r w:rsidDel="00AA2A87">
          <w:delText>s</w:delText>
        </w:r>
      </w:del>
      <w:r>
        <w:t>.</w:t>
      </w:r>
      <w:r w:rsidR="0062702E">
        <w:t xml:space="preserve"> On the top-left the instruction panel guides the user through the various steps. Hence, this user manual is written for completeness and can be easily understood before using the application, to know what to expect. The “select folder” buttons allows the user to pick the folder of the revolution and version of interest (Figure 3). After making sure the path has been updated correctly (Figure 4) one can press OK. Now the “load </w:t>
      </w:r>
      <w:proofErr w:type="spellStart"/>
      <w:r w:rsidR="0062702E">
        <w:t>apf</w:t>
      </w:r>
      <w:proofErr w:type="spellEnd"/>
      <w:r w:rsidR="0062702E">
        <w:t>” button</w:t>
      </w:r>
      <w:r w:rsidR="00582E74">
        <w:t xml:space="preserve"> is enabled and</w:t>
      </w:r>
      <w:r w:rsidR="0062702E">
        <w:t xml:space="preserve"> can be pressed</w:t>
      </w:r>
      <w:r w:rsidR="00582E74">
        <w:t xml:space="preserve"> (Figure 5)</w:t>
      </w:r>
      <w:r w:rsidR="0062702E">
        <w:t>. The progresses are shown by the pink progress-bar. This buttons parses the APF and stores efficiently its content</w:t>
      </w:r>
      <w:ins w:id="68" w:author="Richard Southworth" w:date="2021-02-18T15:56:00Z">
        <w:del w:id="69" w:author="Francesca Covella [2]" w:date="2021-05-03T16:35:00Z">
          <w:r w:rsidR="00AA2A87" w:rsidDel="0006640D">
            <w:delText>s</w:delText>
          </w:r>
        </w:del>
        <w:commentRangeStart w:id="70"/>
        <w:commentRangeStart w:id="71"/>
        <w:r w:rsidR="00AA2A87">
          <w:t xml:space="preserve"> as a series of TPFs</w:t>
        </w:r>
      </w:ins>
      <w:r w:rsidR="00C61921">
        <w:t>.</w:t>
      </w:r>
      <w:r w:rsidR="00582E74">
        <w:t xml:space="preserve"> </w:t>
      </w:r>
      <w:commentRangeEnd w:id="70"/>
      <w:r w:rsidR="00AA2A87">
        <w:rPr>
          <w:rStyle w:val="CommentReference"/>
        </w:rPr>
        <w:commentReference w:id="70"/>
      </w:r>
      <w:commentRangeEnd w:id="71"/>
      <w:r w:rsidR="0084506F">
        <w:rPr>
          <w:rStyle w:val="CommentReference"/>
        </w:rPr>
        <w:commentReference w:id="71"/>
      </w:r>
    </w:p>
    <w:p w14:paraId="2FFD3A5E" w14:textId="77777777" w:rsidR="00024DBE" w:rsidRDefault="0006640D" w:rsidP="00582E74">
      <w:pPr>
        <w:spacing w:after="160" w:line="259" w:lineRule="auto"/>
        <w:jc w:val="center"/>
        <w:rPr>
          <w:noProof/>
          <w:lang w:eastAsia="en-GB"/>
        </w:rPr>
      </w:pPr>
      <w:r>
        <w:rPr>
          <w:noProof/>
          <w:lang w:eastAsia="en-GB"/>
        </w:rPr>
        <w:lastRenderedPageBreak/>
        <w:pict w14:anchorId="30324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pt;height:264.4pt">
            <v:imagedata r:id="rId20" o:title="MAN_fig1"/>
          </v:shape>
        </w:pict>
      </w:r>
    </w:p>
    <w:p w14:paraId="20B4ECEF" w14:textId="77777777" w:rsidR="00024DBE" w:rsidRDefault="00024DBE" w:rsidP="00024DBE">
      <w:pPr>
        <w:spacing w:after="160" w:line="259" w:lineRule="auto"/>
        <w:jc w:val="center"/>
        <w:rPr>
          <w:noProof/>
          <w:lang w:eastAsia="en-GB"/>
        </w:rPr>
      </w:pPr>
      <w:r>
        <w:rPr>
          <w:noProof/>
          <w:lang w:eastAsia="en-GB"/>
        </w:rPr>
        <w:t>Figure 2: GUI pop-up</w:t>
      </w:r>
    </w:p>
    <w:p w14:paraId="57F25CEC" w14:textId="77777777" w:rsidR="00024DBE" w:rsidRDefault="00024DBE" w:rsidP="00024DBE">
      <w:pPr>
        <w:spacing w:after="160" w:line="259" w:lineRule="auto"/>
        <w:jc w:val="center"/>
        <w:rPr>
          <w:noProof/>
          <w:lang w:eastAsia="en-GB"/>
        </w:rPr>
      </w:pPr>
    </w:p>
    <w:p w14:paraId="07E3AA3F" w14:textId="77777777" w:rsidR="00024DBE" w:rsidRDefault="0006640D" w:rsidP="00582E74">
      <w:pPr>
        <w:spacing w:after="160" w:line="259" w:lineRule="auto"/>
        <w:jc w:val="center"/>
        <w:rPr>
          <w:noProof/>
          <w:lang w:eastAsia="en-GB"/>
        </w:rPr>
      </w:pPr>
      <w:r>
        <w:rPr>
          <w:noProof/>
          <w:lang w:eastAsia="en-GB"/>
        </w:rPr>
        <w:pict w14:anchorId="13B9C4BF">
          <v:shape id="_x0000_i1026" type="#_x0000_t75" style="width:434.9pt;height:261.5pt">
            <v:imagedata r:id="rId21" o:title="MAN_fig2"/>
          </v:shape>
        </w:pict>
      </w:r>
    </w:p>
    <w:p w14:paraId="4406E490" w14:textId="77777777" w:rsidR="00916C04" w:rsidRDefault="00024DBE" w:rsidP="00582E74">
      <w:pPr>
        <w:spacing w:after="160" w:line="259" w:lineRule="auto"/>
        <w:jc w:val="center"/>
        <w:rPr>
          <w:noProof/>
          <w:lang w:eastAsia="en-GB"/>
        </w:rPr>
      </w:pPr>
      <w:r>
        <w:rPr>
          <w:noProof/>
          <w:lang w:eastAsia="en-GB"/>
        </w:rPr>
        <w:t>Figure 3: choose a directory</w:t>
      </w:r>
    </w:p>
    <w:p w14:paraId="577B528F" w14:textId="4A32BCC9" w:rsidR="00916C04" w:rsidRDefault="0006640D" w:rsidP="00582E74">
      <w:pPr>
        <w:spacing w:after="160" w:line="259" w:lineRule="auto"/>
        <w:jc w:val="center"/>
        <w:rPr>
          <w:noProof/>
          <w:lang w:eastAsia="en-GB"/>
        </w:rPr>
      </w:pPr>
      <w:r>
        <w:rPr>
          <w:noProof/>
          <w:lang w:eastAsia="en-GB"/>
        </w:rPr>
        <w:lastRenderedPageBreak/>
        <w:pict w14:anchorId="58BD9BEB">
          <v:shape id="_x0000_i1027" type="#_x0000_t75" style="width:447.55pt;height:270.15pt">
            <v:imagedata r:id="rId22" o:title="MAN_fig3"/>
          </v:shape>
        </w:pict>
      </w:r>
      <w:r w:rsidR="00582E74">
        <w:rPr>
          <w:noProof/>
          <w:lang w:eastAsia="en-GB"/>
        </w:rPr>
        <w:t xml:space="preserve"> </w:t>
      </w:r>
    </w:p>
    <w:p w14:paraId="311B2785" w14:textId="77777777" w:rsidR="00024DBE" w:rsidRDefault="00024DBE" w:rsidP="0062702E">
      <w:pPr>
        <w:spacing w:after="160" w:line="259" w:lineRule="auto"/>
        <w:jc w:val="center"/>
        <w:rPr>
          <w:noProof/>
          <w:lang w:eastAsia="en-GB"/>
        </w:rPr>
      </w:pPr>
      <w:r>
        <w:rPr>
          <w:noProof/>
          <w:lang w:eastAsia="en-GB"/>
        </w:rPr>
        <w:t>Figure 4: check you selected correctly t</w:t>
      </w:r>
      <w:r w:rsidR="0062702E">
        <w:rPr>
          <w:noProof/>
          <w:lang w:eastAsia="en-GB"/>
        </w:rPr>
        <w:t>he directory before clicking OK</w:t>
      </w:r>
    </w:p>
    <w:p w14:paraId="79C7DE8C" w14:textId="77777777" w:rsidR="00C61921" w:rsidRDefault="00C61921" w:rsidP="0062702E">
      <w:pPr>
        <w:spacing w:after="160" w:line="259" w:lineRule="auto"/>
        <w:jc w:val="center"/>
        <w:rPr>
          <w:noProof/>
          <w:lang w:eastAsia="en-GB"/>
        </w:rPr>
      </w:pPr>
    </w:p>
    <w:p w14:paraId="03B19AC6" w14:textId="0DABCE13" w:rsidR="0062702E" w:rsidRDefault="0006640D" w:rsidP="0062702E">
      <w:pPr>
        <w:spacing w:after="160" w:line="259" w:lineRule="auto"/>
        <w:jc w:val="center"/>
        <w:rPr>
          <w:noProof/>
          <w:lang w:eastAsia="en-GB"/>
        </w:rPr>
      </w:pPr>
      <w:r>
        <w:rPr>
          <w:noProof/>
          <w:lang w:eastAsia="en-GB"/>
        </w:rPr>
        <w:pict w14:anchorId="7D13599D">
          <v:shape id="_x0000_i1028" type="#_x0000_t75" style="width:447.55pt;height:269pt">
            <v:imagedata r:id="rId23" o:title="MAN_fig4"/>
          </v:shape>
        </w:pict>
      </w:r>
    </w:p>
    <w:p w14:paraId="4F8B3F6C" w14:textId="77777777" w:rsidR="00024DBE" w:rsidRDefault="00024DBE" w:rsidP="0062702E">
      <w:pPr>
        <w:spacing w:after="160" w:line="259" w:lineRule="auto"/>
        <w:jc w:val="center"/>
        <w:rPr>
          <w:noProof/>
          <w:lang w:eastAsia="en-GB"/>
        </w:rPr>
      </w:pPr>
      <w:r>
        <w:rPr>
          <w:noProof/>
          <w:lang w:eastAsia="en-GB"/>
        </w:rPr>
        <w:t>Figure 5: Load APF is enabled</w:t>
      </w:r>
    </w:p>
    <w:p w14:paraId="2C0CF37E" w14:textId="77777777" w:rsidR="00582E74" w:rsidRDefault="00582E74" w:rsidP="0062702E">
      <w:pPr>
        <w:spacing w:after="160" w:line="259" w:lineRule="auto"/>
        <w:jc w:val="center"/>
        <w:rPr>
          <w:noProof/>
          <w:lang w:eastAsia="en-GB"/>
        </w:rPr>
      </w:pPr>
    </w:p>
    <w:p w14:paraId="07E5F9C6" w14:textId="18A4F971" w:rsidR="00024DBE" w:rsidRDefault="0006640D" w:rsidP="00024DBE">
      <w:pPr>
        <w:spacing w:after="160" w:line="259" w:lineRule="auto"/>
        <w:jc w:val="center"/>
        <w:rPr>
          <w:noProof/>
          <w:lang w:eastAsia="en-GB"/>
        </w:rPr>
      </w:pPr>
      <w:r>
        <w:rPr>
          <w:noProof/>
          <w:lang w:eastAsia="en-GB"/>
        </w:rPr>
        <w:lastRenderedPageBreak/>
        <w:pict w14:anchorId="6A61D4AB">
          <v:shape id="_x0000_i1029" type="#_x0000_t75" style="width:448.15pt;height:270.7pt">
            <v:imagedata r:id="rId24" o:title="MAN_fig5"/>
          </v:shape>
        </w:pict>
      </w:r>
    </w:p>
    <w:p w14:paraId="1CABE1F8" w14:textId="77777777" w:rsidR="00024DBE" w:rsidRDefault="00024DBE" w:rsidP="00024DBE">
      <w:pPr>
        <w:spacing w:after="160" w:line="259" w:lineRule="auto"/>
        <w:jc w:val="center"/>
        <w:rPr>
          <w:noProof/>
          <w:lang w:eastAsia="en-GB"/>
        </w:rPr>
      </w:pPr>
      <w:r>
        <w:rPr>
          <w:noProof/>
          <w:lang w:eastAsia="en-GB"/>
        </w:rPr>
        <w:t>Figure 6: Select a sequence</w:t>
      </w:r>
    </w:p>
    <w:p w14:paraId="0908B40C" w14:textId="77777777" w:rsidR="00024DBE" w:rsidRDefault="0006640D" w:rsidP="00024DBE">
      <w:pPr>
        <w:spacing w:after="160" w:line="259" w:lineRule="auto"/>
        <w:jc w:val="center"/>
        <w:rPr>
          <w:noProof/>
          <w:lang w:eastAsia="en-GB"/>
        </w:rPr>
      </w:pPr>
      <w:r>
        <w:rPr>
          <w:noProof/>
          <w:lang w:eastAsia="en-GB"/>
        </w:rPr>
        <w:pict w14:anchorId="46288F0B">
          <v:shape id="_x0000_i1030" type="#_x0000_t75" style="width:459.05pt;height:275.35pt">
            <v:imagedata r:id="rId25" o:title="MAN_fig6"/>
          </v:shape>
        </w:pict>
      </w:r>
    </w:p>
    <w:p w14:paraId="2DEFF8BE" w14:textId="77777777" w:rsidR="00024DBE" w:rsidRDefault="00024DBE" w:rsidP="00024DBE">
      <w:pPr>
        <w:spacing w:after="160" w:line="259" w:lineRule="auto"/>
        <w:jc w:val="center"/>
        <w:rPr>
          <w:noProof/>
          <w:lang w:eastAsia="en-GB"/>
        </w:rPr>
      </w:pPr>
      <w:r>
        <w:rPr>
          <w:noProof/>
          <w:lang w:eastAsia="en-GB"/>
        </w:rPr>
        <w:t>Figure 7: Time options menu pop-up</w:t>
      </w:r>
    </w:p>
    <w:p w14:paraId="6A265654" w14:textId="77777777" w:rsidR="00024DBE" w:rsidRDefault="0006640D" w:rsidP="00024DBE">
      <w:pPr>
        <w:spacing w:after="160" w:line="259" w:lineRule="auto"/>
        <w:jc w:val="center"/>
        <w:rPr>
          <w:noProof/>
          <w:lang w:eastAsia="en-GB"/>
        </w:rPr>
      </w:pPr>
      <w:r>
        <w:rPr>
          <w:noProof/>
          <w:lang w:eastAsia="en-GB"/>
        </w:rPr>
        <w:lastRenderedPageBreak/>
        <w:pict w14:anchorId="1D047A8E">
          <v:shape id="_x0000_i1031" type="#_x0000_t75" style="width:443.5pt;height:265.55pt">
            <v:imagedata r:id="rId26" o:title="MAN_fig7"/>
          </v:shape>
        </w:pict>
      </w:r>
    </w:p>
    <w:p w14:paraId="5BCAD564" w14:textId="77777777" w:rsidR="00024DBE" w:rsidRDefault="00024DBE" w:rsidP="00024DBE">
      <w:pPr>
        <w:spacing w:after="160" w:line="259" w:lineRule="auto"/>
        <w:jc w:val="center"/>
        <w:rPr>
          <w:noProof/>
          <w:lang w:eastAsia="en-GB"/>
        </w:rPr>
      </w:pPr>
      <w:r>
        <w:rPr>
          <w:noProof/>
          <w:lang w:eastAsia="en-GB"/>
        </w:rPr>
        <w:t>Figure 8: Choose to reselct the sequence (and time) or save settings</w:t>
      </w:r>
    </w:p>
    <w:p w14:paraId="0F69475B" w14:textId="77777777" w:rsidR="00024DBE" w:rsidRDefault="00024DBE" w:rsidP="00024DBE">
      <w:pPr>
        <w:spacing w:after="160" w:line="259" w:lineRule="auto"/>
        <w:jc w:val="center"/>
        <w:rPr>
          <w:noProof/>
          <w:lang w:eastAsia="en-GB"/>
        </w:rPr>
      </w:pPr>
    </w:p>
    <w:p w14:paraId="54E3225C" w14:textId="4BA159C3" w:rsidR="00C61921" w:rsidRDefault="00C61921" w:rsidP="00C61921">
      <w:pPr>
        <w:spacing w:after="160" w:line="259" w:lineRule="auto"/>
        <w:jc w:val="both"/>
        <w:rPr>
          <w:noProof/>
          <w:lang w:eastAsia="en-GB"/>
        </w:rPr>
      </w:pPr>
      <w:r>
        <w:t xml:space="preserve">There are five </w:t>
      </w:r>
      <w:ins w:id="72" w:author="Francesca Covella" w:date="2021-02-26T10:06:00Z">
        <w:r w:rsidR="0084506F">
          <w:t xml:space="preserve">possible </w:t>
        </w:r>
      </w:ins>
      <w:r>
        <w:t>sequence</w:t>
      </w:r>
      <w:ins w:id="73" w:author="Francesca Covella" w:date="2021-02-26T10:06:00Z">
        <w:r w:rsidR="0084506F">
          <w:t xml:space="preserve">s, for now, to choose </w:t>
        </w:r>
      </w:ins>
      <w:ins w:id="74" w:author="Francesca Covella" w:date="2021-02-26T10:07:00Z">
        <w:r w:rsidR="00D623DC">
          <w:t>from</w:t>
        </w:r>
      </w:ins>
      <w:r>
        <w:t>(Figure 6).</w:t>
      </w:r>
    </w:p>
    <w:p w14:paraId="28A9F505" w14:textId="77777777" w:rsidR="00C61921" w:rsidRDefault="00C61921" w:rsidP="0082082B">
      <w:pPr>
        <w:spacing w:after="160" w:line="259" w:lineRule="auto"/>
        <w:jc w:val="both"/>
        <w:rPr>
          <w:noProof/>
          <w:lang w:eastAsia="en-GB"/>
        </w:rPr>
      </w:pPr>
      <w:r>
        <w:rPr>
          <w:noProof/>
          <w:lang w:eastAsia="en-GB"/>
        </w:rPr>
        <w:t>Upon selection of a sequence, a time pop-up menu appears (Figure 7).</w:t>
      </w:r>
    </w:p>
    <w:p w14:paraId="1B29933D" w14:textId="62CAA421" w:rsidR="00C61921" w:rsidRDefault="0082082B" w:rsidP="0082082B">
      <w:pPr>
        <w:spacing w:after="160" w:line="259" w:lineRule="auto"/>
        <w:jc w:val="both"/>
        <w:rPr>
          <w:noProof/>
          <w:lang w:eastAsia="en-GB"/>
        </w:rPr>
      </w:pPr>
      <w:r>
        <w:rPr>
          <w:noProof/>
          <w:lang w:eastAsia="en-GB"/>
        </w:rPr>
        <w:t>One can select</w:t>
      </w:r>
      <w:r w:rsidR="00AA2A87">
        <w:rPr>
          <w:noProof/>
          <w:lang w:eastAsia="en-GB"/>
        </w:rPr>
        <w:t xml:space="preserve"> a single</w:t>
      </w:r>
      <w:r>
        <w:rPr>
          <w:noProof/>
          <w:lang w:eastAsia="en-GB"/>
        </w:rPr>
        <w:t xml:space="preserve"> or all instances of the selected sequence</w:t>
      </w:r>
      <w:r w:rsidR="00AA2A87">
        <w:rPr>
          <w:noProof/>
          <w:lang w:eastAsia="en-GB"/>
        </w:rPr>
        <w:t xml:space="preserve"> based on planned release time</w:t>
      </w:r>
      <w:r>
        <w:rPr>
          <w:noProof/>
          <w:lang w:eastAsia="en-GB"/>
        </w:rPr>
        <w:t xml:space="preserve"> and then close the menu. The selected option is diaplayed in green. There is a possibily to reselect the sequence and the time, if the user finds to have make a mistake. Note that if one selects “all” sequences, then the time field is automatically filled will “all”, as the TPF(s) of all </w:t>
      </w:r>
      <w:r w:rsidR="00AA2A87">
        <w:rPr>
          <w:noProof/>
          <w:lang w:eastAsia="en-GB"/>
        </w:rPr>
        <w:t xml:space="preserve">instances of the selected </w:t>
      </w:r>
      <w:r>
        <w:rPr>
          <w:noProof/>
          <w:lang w:eastAsia="en-GB"/>
        </w:rPr>
        <w:t>sequences will be generated (Figure 9).</w:t>
      </w:r>
    </w:p>
    <w:p w14:paraId="66CA0F9A" w14:textId="200602BC" w:rsidR="00C61921" w:rsidRDefault="00C61921" w:rsidP="00C61921">
      <w:pPr>
        <w:spacing w:after="160" w:line="259" w:lineRule="auto"/>
        <w:jc w:val="both"/>
        <w:rPr>
          <w:noProof/>
          <w:lang w:eastAsia="en-GB"/>
        </w:rPr>
      </w:pPr>
    </w:p>
    <w:p w14:paraId="70C57CCE" w14:textId="77777777" w:rsidR="00C61921" w:rsidRDefault="00C61921" w:rsidP="00C61921">
      <w:pPr>
        <w:spacing w:after="160" w:line="259" w:lineRule="auto"/>
        <w:jc w:val="both"/>
        <w:rPr>
          <w:noProof/>
          <w:lang w:eastAsia="en-GB"/>
        </w:rPr>
      </w:pPr>
    </w:p>
    <w:p w14:paraId="6351E052" w14:textId="77777777" w:rsidR="00C61921" w:rsidRDefault="00C61921" w:rsidP="0082082B">
      <w:pPr>
        <w:spacing w:after="160" w:line="259" w:lineRule="auto"/>
        <w:jc w:val="both"/>
        <w:rPr>
          <w:noProof/>
          <w:lang w:eastAsia="en-GB"/>
        </w:rPr>
      </w:pPr>
    </w:p>
    <w:p w14:paraId="5717A2CC" w14:textId="77777777" w:rsidR="00024DBE" w:rsidRDefault="0006640D" w:rsidP="00024DBE">
      <w:pPr>
        <w:spacing w:after="160" w:line="259" w:lineRule="auto"/>
        <w:jc w:val="center"/>
        <w:rPr>
          <w:noProof/>
          <w:lang w:eastAsia="en-GB"/>
        </w:rPr>
      </w:pPr>
      <w:r>
        <w:rPr>
          <w:noProof/>
          <w:lang w:eastAsia="en-GB"/>
        </w:rPr>
        <w:lastRenderedPageBreak/>
        <w:pict w14:anchorId="4FDE6018">
          <v:shape id="_x0000_i1032" type="#_x0000_t75" style="width:449.85pt;height:270.7pt">
            <v:imagedata r:id="rId27" o:title="MAN_fig8"/>
          </v:shape>
        </w:pict>
      </w:r>
    </w:p>
    <w:p w14:paraId="40CD535C" w14:textId="77777777" w:rsidR="00C61921" w:rsidRDefault="00024DBE" w:rsidP="0082082B">
      <w:pPr>
        <w:spacing w:after="160" w:line="259" w:lineRule="auto"/>
        <w:jc w:val="center"/>
        <w:rPr>
          <w:noProof/>
          <w:lang w:eastAsia="en-GB"/>
        </w:rPr>
      </w:pPr>
      <w:r>
        <w:rPr>
          <w:noProof/>
          <w:lang w:eastAsia="en-GB"/>
        </w:rPr>
        <w:t>Figure 9: display after choosing ALL sequence</w:t>
      </w:r>
    </w:p>
    <w:p w14:paraId="2003D5CD" w14:textId="77777777" w:rsidR="00C61921" w:rsidRDefault="00C61921" w:rsidP="0082082B">
      <w:pPr>
        <w:spacing w:after="160" w:line="259" w:lineRule="auto"/>
        <w:jc w:val="center"/>
        <w:rPr>
          <w:noProof/>
          <w:lang w:eastAsia="en-GB"/>
        </w:rPr>
      </w:pPr>
    </w:p>
    <w:p w14:paraId="4E2DEA18" w14:textId="0F5BBC74" w:rsidR="0082082B" w:rsidRDefault="0006640D" w:rsidP="0082082B">
      <w:pPr>
        <w:spacing w:after="160" w:line="259" w:lineRule="auto"/>
        <w:jc w:val="center"/>
        <w:rPr>
          <w:noProof/>
          <w:lang w:eastAsia="en-GB"/>
        </w:rPr>
      </w:pPr>
      <w:r>
        <w:rPr>
          <w:noProof/>
          <w:lang w:eastAsia="en-GB"/>
        </w:rPr>
        <w:pict w14:anchorId="21194FA3">
          <v:shape id="_x0000_i1033" type="#_x0000_t75" style="width:451pt;height:271.85pt">
            <v:imagedata r:id="rId28" o:title="MAN_fig9"/>
          </v:shape>
        </w:pict>
      </w:r>
    </w:p>
    <w:p w14:paraId="527A85A4" w14:textId="77777777" w:rsidR="00024DBE" w:rsidRDefault="00024DBE" w:rsidP="0082082B">
      <w:pPr>
        <w:spacing w:after="160" w:line="259" w:lineRule="auto"/>
        <w:jc w:val="center"/>
        <w:rPr>
          <w:noProof/>
          <w:lang w:eastAsia="en-GB"/>
        </w:rPr>
      </w:pPr>
      <w:r>
        <w:rPr>
          <w:noProof/>
          <w:lang w:eastAsia="en-GB"/>
        </w:rPr>
        <w:t>Figure 10: Ready to press Generate .TPF</w:t>
      </w:r>
    </w:p>
    <w:p w14:paraId="4165C623" w14:textId="77777777" w:rsidR="0082082B" w:rsidRDefault="0082082B" w:rsidP="0082082B">
      <w:pPr>
        <w:spacing w:after="160" w:line="259" w:lineRule="auto"/>
        <w:jc w:val="both"/>
        <w:rPr>
          <w:noProof/>
          <w:lang w:eastAsia="en-GB"/>
        </w:rPr>
      </w:pPr>
    </w:p>
    <w:p w14:paraId="786EF338" w14:textId="77777777" w:rsidR="00024DBE" w:rsidRDefault="0006640D" w:rsidP="00024DBE">
      <w:pPr>
        <w:spacing w:after="160" w:line="259" w:lineRule="auto"/>
        <w:jc w:val="center"/>
        <w:rPr>
          <w:noProof/>
          <w:lang w:eastAsia="en-GB"/>
        </w:rPr>
      </w:pPr>
      <w:r>
        <w:rPr>
          <w:noProof/>
          <w:lang w:eastAsia="en-GB"/>
        </w:rPr>
        <w:lastRenderedPageBreak/>
        <w:pict w14:anchorId="6310EEAA">
          <v:shape id="_x0000_i1034" type="#_x0000_t75" style="width:446.4pt;height:269pt">
            <v:imagedata r:id="rId29" o:title="MAN_fig10"/>
          </v:shape>
        </w:pict>
      </w:r>
    </w:p>
    <w:p w14:paraId="5375A89F" w14:textId="77777777" w:rsidR="00024DBE" w:rsidRDefault="00024DBE" w:rsidP="00024DBE">
      <w:pPr>
        <w:spacing w:after="160" w:line="259" w:lineRule="auto"/>
        <w:jc w:val="center"/>
        <w:rPr>
          <w:noProof/>
          <w:lang w:eastAsia="en-GB"/>
        </w:rPr>
      </w:pPr>
      <w:r>
        <w:rPr>
          <w:noProof/>
          <w:lang w:eastAsia="en-GB"/>
        </w:rPr>
        <w:t>Figure 11: Ends of program</w:t>
      </w:r>
    </w:p>
    <w:p w14:paraId="63D2D093" w14:textId="77777777" w:rsidR="00024DBE" w:rsidRDefault="00024DBE" w:rsidP="00916C04">
      <w:pPr>
        <w:spacing w:after="160" w:line="259" w:lineRule="auto"/>
        <w:rPr>
          <w:noProof/>
          <w:lang w:eastAsia="en-GB"/>
        </w:rPr>
      </w:pPr>
    </w:p>
    <w:p w14:paraId="29987810" w14:textId="77777777" w:rsidR="0082082B" w:rsidRDefault="0082082B" w:rsidP="00916C04">
      <w:pPr>
        <w:spacing w:after="160" w:line="259" w:lineRule="auto"/>
        <w:rPr>
          <w:noProof/>
          <w:lang w:eastAsia="en-GB"/>
        </w:rPr>
      </w:pPr>
    </w:p>
    <w:p w14:paraId="5942BD6D" w14:textId="77777777" w:rsidR="0082082B" w:rsidRDefault="0082082B" w:rsidP="00916C04">
      <w:pPr>
        <w:spacing w:after="160" w:line="259" w:lineRule="auto"/>
        <w:rPr>
          <w:noProof/>
          <w:lang w:eastAsia="en-GB"/>
        </w:rPr>
      </w:pPr>
    </w:p>
    <w:p w14:paraId="6B044B6E" w14:textId="77777777" w:rsidR="00D623DC" w:rsidRDefault="00D623DC" w:rsidP="00D623DC">
      <w:pPr>
        <w:spacing w:after="160" w:line="259" w:lineRule="auto"/>
        <w:jc w:val="both"/>
        <w:rPr>
          <w:noProof/>
          <w:lang w:eastAsia="en-GB"/>
        </w:rPr>
      </w:pPr>
      <w:r>
        <w:rPr>
          <w:noProof/>
          <w:lang w:eastAsia="en-GB"/>
        </w:rPr>
        <w:t>Once the user is sure of the selection, the button “save options” can be selected, which disables all the other buttons and enables the user to generate the TPF(s) (Figure 10).</w:t>
      </w:r>
    </w:p>
    <w:p w14:paraId="7069E09A" w14:textId="1ECEB83E" w:rsidR="0082082B" w:rsidRDefault="00D623DC" w:rsidP="00D623DC">
      <w:pPr>
        <w:spacing w:after="160" w:line="259" w:lineRule="auto"/>
        <w:rPr>
          <w:noProof/>
          <w:lang w:eastAsia="en-GB"/>
        </w:rPr>
      </w:pPr>
      <w:r>
        <w:rPr>
          <w:noProof/>
          <w:lang w:eastAsia="en-GB"/>
        </w:rPr>
        <w:t xml:space="preserve">The operation can be tracked by the progress-bar. Generating the file can take up to one minute if one choses to retrieve all the sequences at all times, otherwhise it would take a few seconds. Once the file(s) have been correctly generated, </w:t>
      </w:r>
      <w:commentRangeStart w:id="75"/>
      <w:commentRangeStart w:id="76"/>
      <w:r>
        <w:rPr>
          <w:noProof/>
          <w:lang w:eastAsia="en-GB"/>
        </w:rPr>
        <w:t>one can find the location printed out in green and can exit the program</w:t>
      </w:r>
      <w:commentRangeEnd w:id="75"/>
      <w:r>
        <w:rPr>
          <w:rStyle w:val="CommentReference"/>
        </w:rPr>
        <w:commentReference w:id="75"/>
      </w:r>
      <w:commentRangeEnd w:id="76"/>
      <w:r>
        <w:rPr>
          <w:rStyle w:val="CommentReference"/>
        </w:rPr>
        <w:commentReference w:id="76"/>
      </w:r>
      <w:r>
        <w:rPr>
          <w:noProof/>
          <w:lang w:eastAsia="en-GB"/>
        </w:rPr>
        <w:t xml:space="preserve">. The default location where the file will be saved is the </w:t>
      </w:r>
      <w:r>
        <w:t>prime server and the user will need to be download the TPF(s) in the outputs folder to a client.</w:t>
      </w:r>
    </w:p>
    <w:p w14:paraId="28DA6444" w14:textId="77777777" w:rsidR="0082082B" w:rsidRDefault="0082082B" w:rsidP="00916C04">
      <w:pPr>
        <w:spacing w:after="160" w:line="259" w:lineRule="auto"/>
        <w:rPr>
          <w:noProof/>
          <w:lang w:eastAsia="en-GB"/>
        </w:rPr>
      </w:pPr>
    </w:p>
    <w:p w14:paraId="5D4542F8" w14:textId="77777777" w:rsidR="0082082B" w:rsidRDefault="0082082B" w:rsidP="00916C04">
      <w:pPr>
        <w:spacing w:after="160" w:line="259" w:lineRule="auto"/>
        <w:rPr>
          <w:noProof/>
          <w:lang w:eastAsia="en-GB"/>
        </w:rPr>
      </w:pPr>
    </w:p>
    <w:p w14:paraId="4526FBC3" w14:textId="77777777" w:rsidR="0082082B" w:rsidRDefault="0082082B" w:rsidP="00916C04">
      <w:pPr>
        <w:spacing w:after="160" w:line="259" w:lineRule="auto"/>
        <w:rPr>
          <w:noProof/>
          <w:lang w:eastAsia="en-GB"/>
        </w:rPr>
      </w:pPr>
    </w:p>
    <w:p w14:paraId="03952F40" w14:textId="77777777" w:rsidR="00E15D23" w:rsidRDefault="00E15D23" w:rsidP="00916C04">
      <w:pPr>
        <w:spacing w:after="160" w:line="259" w:lineRule="auto"/>
        <w:rPr>
          <w:noProof/>
          <w:lang w:eastAsia="en-GB"/>
        </w:rPr>
      </w:pPr>
    </w:p>
    <w:p w14:paraId="0D4261B3" w14:textId="77777777" w:rsidR="00E15D23" w:rsidRDefault="00E15D23" w:rsidP="00916C04">
      <w:pPr>
        <w:spacing w:after="160" w:line="259" w:lineRule="auto"/>
        <w:rPr>
          <w:noProof/>
          <w:lang w:eastAsia="en-GB"/>
        </w:rPr>
      </w:pPr>
    </w:p>
    <w:p w14:paraId="48631798" w14:textId="77777777" w:rsidR="0082082B" w:rsidRDefault="0082082B" w:rsidP="00916C04">
      <w:pPr>
        <w:spacing w:after="160" w:line="259" w:lineRule="auto"/>
        <w:rPr>
          <w:noProof/>
          <w:lang w:eastAsia="en-GB"/>
        </w:rPr>
      </w:pPr>
    </w:p>
    <w:p w14:paraId="1C8D1097" w14:textId="77777777" w:rsidR="00916C04" w:rsidRDefault="00976FD2" w:rsidP="00916C04">
      <w:pPr>
        <w:pStyle w:val="Heading2"/>
        <w:numPr>
          <w:ilvl w:val="1"/>
          <w:numId w:val="2"/>
        </w:numPr>
        <w:jc w:val="both"/>
      </w:pPr>
      <w:bookmarkStart w:id="77" w:name="_Toc65226064"/>
      <w:r>
        <w:lastRenderedPageBreak/>
        <w:t>Configurable Options</w:t>
      </w:r>
      <w:bookmarkEnd w:id="77"/>
    </w:p>
    <w:p w14:paraId="6AC239AF" w14:textId="77777777" w:rsidR="00976FD2" w:rsidRDefault="00976FD2" w:rsidP="00976FD2">
      <w:pPr>
        <w:pStyle w:val="BodytextJustified"/>
      </w:pPr>
      <w:r>
        <w:t>This section is intended for the engineer responsible for maintaining the code and can be skipped by the user altogether.</w:t>
      </w:r>
    </w:p>
    <w:p w14:paraId="382BDDB2" w14:textId="77777777" w:rsidR="00976FD2" w:rsidRPr="00976FD2" w:rsidRDefault="00976FD2" w:rsidP="00976FD2">
      <w:pPr>
        <w:pStyle w:val="BodytextJustified"/>
      </w:pPr>
    </w:p>
    <w:p w14:paraId="05E4B774" w14:textId="77777777" w:rsidR="00916C04" w:rsidRDefault="00976FD2" w:rsidP="00916C04">
      <w:pPr>
        <w:jc w:val="both"/>
      </w:pPr>
      <w:r>
        <w:t>There are a couple of path</w:t>
      </w:r>
      <w:r w:rsidR="00AA2A87">
        <w:t>s</w:t>
      </w:r>
      <w:r>
        <w:t xml:space="preserve"> that can be configured in order to control where to direct the user to pick from the possible directory containing the APF and EPO, upon selecting the “select directory” button, and where to save the generated file(s).</w:t>
      </w:r>
    </w:p>
    <w:p w14:paraId="325EA30D" w14:textId="77777777" w:rsidR="00976FD2" w:rsidRDefault="00976FD2" w:rsidP="00916C04">
      <w:pPr>
        <w:jc w:val="both"/>
      </w:pPr>
    </w:p>
    <w:p w14:paraId="73A1EF41" w14:textId="77777777" w:rsidR="00976FD2" w:rsidRPr="00835009" w:rsidRDefault="00976FD2" w:rsidP="00916C04">
      <w:pPr>
        <w:jc w:val="both"/>
      </w:pPr>
    </w:p>
    <w:tbl>
      <w:tblPr>
        <w:tblStyle w:val="ESATable"/>
        <w:tblW w:w="9676" w:type="dxa"/>
        <w:tblLook w:val="04A0" w:firstRow="1" w:lastRow="0" w:firstColumn="1" w:lastColumn="0" w:noHBand="0" w:noVBand="1"/>
      </w:tblPr>
      <w:tblGrid>
        <w:gridCol w:w="4327"/>
        <w:gridCol w:w="5349"/>
      </w:tblGrid>
      <w:tr w:rsidR="00976FD2" w:rsidRPr="00835009" w14:paraId="5B0A944D" w14:textId="77777777" w:rsidTr="00976FD2">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327" w:type="dxa"/>
          </w:tcPr>
          <w:p w14:paraId="26648009" w14:textId="77777777" w:rsidR="00976FD2" w:rsidRDefault="00976FD2" w:rsidP="00FC1E6E">
            <w:pPr>
              <w:jc w:val="both"/>
            </w:pPr>
            <w:proofErr w:type="spellStart"/>
            <w:r>
              <w:t>Variable</w:t>
            </w:r>
            <w:proofErr w:type="spellEnd"/>
            <w:r>
              <w:t xml:space="preserve"> name </w:t>
            </w:r>
          </w:p>
          <w:p w14:paraId="789090A3" w14:textId="77777777" w:rsidR="00976FD2" w:rsidRPr="00835009" w:rsidRDefault="00976FD2" w:rsidP="00FC1E6E">
            <w:pPr>
              <w:jc w:val="both"/>
            </w:pPr>
            <w:r>
              <w:t xml:space="preserve">&amp; </w:t>
            </w:r>
            <w:proofErr w:type="spellStart"/>
            <w:r>
              <w:t>location</w:t>
            </w:r>
            <w:proofErr w:type="spellEnd"/>
            <w:r>
              <w:t xml:space="preserve"> in </w:t>
            </w:r>
            <w:proofErr w:type="spellStart"/>
            <w:r>
              <w:t>the</w:t>
            </w:r>
            <w:proofErr w:type="spellEnd"/>
            <w:r>
              <w:t xml:space="preserve"> source code</w:t>
            </w:r>
          </w:p>
        </w:tc>
        <w:tc>
          <w:tcPr>
            <w:tcW w:w="5349" w:type="dxa"/>
          </w:tcPr>
          <w:p w14:paraId="5D09C655" w14:textId="77777777" w:rsidR="00976FD2" w:rsidRPr="00835009" w:rsidRDefault="00976FD2" w:rsidP="00FC1E6E">
            <w:pPr>
              <w:jc w:val="both"/>
              <w:cnfStyle w:val="100000000000" w:firstRow="1" w:lastRow="0" w:firstColumn="0" w:lastColumn="0" w:oddVBand="0" w:evenVBand="0" w:oddHBand="0" w:evenHBand="0" w:firstRowFirstColumn="0" w:firstRowLastColumn="0" w:lastRowFirstColumn="0" w:lastRowLastColumn="0"/>
            </w:pPr>
            <w:r w:rsidRPr="00835009">
              <w:t>Default option</w:t>
            </w:r>
          </w:p>
        </w:tc>
      </w:tr>
      <w:tr w:rsidR="00976FD2" w:rsidRPr="00835009" w14:paraId="617E5881" w14:textId="77777777" w:rsidTr="00976FD2">
        <w:trPr>
          <w:trHeight w:val="1233"/>
        </w:trPr>
        <w:tc>
          <w:tcPr>
            <w:cnfStyle w:val="001000000000" w:firstRow="0" w:lastRow="0" w:firstColumn="1" w:lastColumn="0" w:oddVBand="0" w:evenVBand="0" w:oddHBand="0" w:evenHBand="0" w:firstRowFirstColumn="0" w:firstRowLastColumn="0" w:lastRowFirstColumn="0" w:lastRowLastColumn="0"/>
            <w:tcW w:w="4327" w:type="dxa"/>
          </w:tcPr>
          <w:p w14:paraId="3FE83D9E" w14:textId="77777777" w:rsidR="00976FD2" w:rsidRDefault="00976FD2" w:rsidP="00FC1E6E">
            <w:pPr>
              <w:jc w:val="both"/>
            </w:pPr>
            <w:r>
              <w:t>input</w:t>
            </w:r>
          </w:p>
          <w:p w14:paraId="4B90A29A" w14:textId="77777777" w:rsidR="00976FD2" w:rsidRDefault="00976FD2" w:rsidP="00FC1E6E">
            <w:pPr>
              <w:jc w:val="both"/>
            </w:pPr>
          </w:p>
          <w:p w14:paraId="06BABD60" w14:textId="77777777" w:rsidR="00976FD2" w:rsidRDefault="00976FD2" w:rsidP="00FC1E6E">
            <w:pPr>
              <w:jc w:val="both"/>
            </w:pPr>
            <w:r>
              <w:t>APF2TPF_client.py</w:t>
            </w:r>
          </w:p>
          <w:p w14:paraId="44FFADAB" w14:textId="77777777" w:rsidR="00976FD2" w:rsidRPr="00835009" w:rsidRDefault="00976FD2" w:rsidP="00FC1E6E">
            <w:pPr>
              <w:jc w:val="both"/>
            </w:pPr>
            <w:r>
              <w:t>Line 16</w:t>
            </w:r>
          </w:p>
        </w:tc>
        <w:tc>
          <w:tcPr>
            <w:tcW w:w="5349" w:type="dxa"/>
          </w:tcPr>
          <w:p w14:paraId="1FB64FE4" w14:textId="77777777" w:rsidR="00976FD2" w:rsidRDefault="00976FD2" w:rsidP="00FC1E6E">
            <w:pPr>
              <w:jc w:val="both"/>
              <w:cnfStyle w:val="000000000000" w:firstRow="0" w:lastRow="0" w:firstColumn="0" w:lastColumn="0" w:oddVBand="0" w:evenVBand="0" w:oddHBand="0" w:evenHBand="0" w:firstRowFirstColumn="0" w:firstRowLastColumn="0" w:lastRowFirstColumn="0" w:lastRowLastColumn="0"/>
              <w:rPr>
                <w:lang w:val="en-GB"/>
              </w:rPr>
            </w:pPr>
            <w:r>
              <w:t>The defau</w:t>
            </w:r>
            <w:r w:rsidR="00AA2A87">
              <w:t>l</w:t>
            </w:r>
            <w:r>
              <w:t xml:space="preserve">t </w:t>
            </w:r>
            <w:proofErr w:type="spellStart"/>
            <w:r>
              <w:t>path</w:t>
            </w:r>
            <w:proofErr w:type="spellEnd"/>
            <w:r>
              <w:t xml:space="preserve"> </w:t>
            </w:r>
            <w:proofErr w:type="spellStart"/>
            <w:r>
              <w:t>for</w:t>
            </w:r>
            <w:proofErr w:type="spellEnd"/>
            <w:r>
              <w:rPr>
                <w:lang w:val="en-GB"/>
              </w:rPr>
              <w:t xml:space="preserve"> the </w:t>
            </w:r>
            <w:proofErr w:type="spellStart"/>
            <w:r>
              <w:rPr>
                <w:lang w:val="en-GB"/>
              </w:rPr>
              <w:t>revolution_version</w:t>
            </w:r>
            <w:proofErr w:type="spellEnd"/>
            <w:r>
              <w:rPr>
                <w:lang w:val="en-GB"/>
              </w:rPr>
              <w:t xml:space="preserve"> folders is </w:t>
            </w:r>
            <w:proofErr w:type="spellStart"/>
            <w:r>
              <w:rPr>
                <w:lang w:val="en-GB"/>
              </w:rPr>
              <w:t>scosii</w:t>
            </w:r>
            <w:proofErr w:type="spellEnd"/>
            <w:r>
              <w:rPr>
                <w:lang w:val="en-GB"/>
              </w:rPr>
              <w:t xml:space="preserve">/MPS/data/ </w:t>
            </w:r>
          </w:p>
          <w:p w14:paraId="30239E58" w14:textId="77777777" w:rsidR="00976FD2" w:rsidRPr="00976FD2" w:rsidRDefault="00976FD2" w:rsidP="00FC1E6E">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On the server</w:t>
            </w:r>
          </w:p>
        </w:tc>
      </w:tr>
      <w:tr w:rsidR="00976FD2" w:rsidRPr="00835009" w14:paraId="7059B36C" w14:textId="77777777" w:rsidTr="00976FD2">
        <w:trPr>
          <w:trHeight w:val="1284"/>
        </w:trPr>
        <w:tc>
          <w:tcPr>
            <w:cnfStyle w:val="001000000000" w:firstRow="0" w:lastRow="0" w:firstColumn="1" w:lastColumn="0" w:oddVBand="0" w:evenVBand="0" w:oddHBand="0" w:evenHBand="0" w:firstRowFirstColumn="0" w:firstRowLastColumn="0" w:lastRowFirstColumn="0" w:lastRowLastColumn="0"/>
            <w:tcW w:w="4327" w:type="dxa"/>
          </w:tcPr>
          <w:p w14:paraId="47163217" w14:textId="77777777" w:rsidR="00976FD2" w:rsidRDefault="00976FD2" w:rsidP="00FC1E6E">
            <w:pPr>
              <w:jc w:val="both"/>
            </w:pPr>
            <w:r>
              <w:t>output</w:t>
            </w:r>
          </w:p>
          <w:p w14:paraId="398C8568" w14:textId="77777777" w:rsidR="00976FD2" w:rsidRDefault="00976FD2" w:rsidP="00FC1E6E">
            <w:pPr>
              <w:jc w:val="both"/>
            </w:pPr>
          </w:p>
          <w:p w14:paraId="5EE6B395" w14:textId="77777777" w:rsidR="00976FD2" w:rsidRDefault="00976FD2" w:rsidP="00976FD2">
            <w:pPr>
              <w:jc w:val="both"/>
            </w:pPr>
            <w:r>
              <w:t>APF2TPF_client.py</w:t>
            </w:r>
          </w:p>
          <w:p w14:paraId="53843BEF" w14:textId="77777777" w:rsidR="00976FD2" w:rsidRPr="00835009" w:rsidRDefault="00976FD2" w:rsidP="00976FD2">
            <w:pPr>
              <w:jc w:val="both"/>
            </w:pPr>
            <w:r>
              <w:t>Line 17</w:t>
            </w:r>
          </w:p>
        </w:tc>
        <w:tc>
          <w:tcPr>
            <w:tcW w:w="5349" w:type="dxa"/>
          </w:tcPr>
          <w:p w14:paraId="12FC33BE" w14:textId="77777777" w:rsidR="00976FD2" w:rsidRPr="00835009" w:rsidRDefault="00976FD2" w:rsidP="00976FD2">
            <w:pPr>
              <w:jc w:val="both"/>
              <w:cnfStyle w:val="000000000000" w:firstRow="0" w:lastRow="0" w:firstColumn="0" w:lastColumn="0" w:oddVBand="0" w:evenVBand="0" w:oddHBand="0" w:evenHBand="0" w:firstRowFirstColumn="0" w:firstRowLastColumn="0" w:lastRowFirstColumn="0" w:lastRowLastColumn="0"/>
            </w:pPr>
          </w:p>
        </w:tc>
      </w:tr>
      <w:tr w:rsidR="00976FD2" w:rsidRPr="00835009" w14:paraId="10236228" w14:textId="77777777" w:rsidTr="0062702E">
        <w:trPr>
          <w:trHeight w:val="1319"/>
        </w:trPr>
        <w:tc>
          <w:tcPr>
            <w:cnfStyle w:val="001000000000" w:firstRow="0" w:lastRow="0" w:firstColumn="1" w:lastColumn="0" w:oddVBand="0" w:evenVBand="0" w:oddHBand="0" w:evenHBand="0" w:firstRowFirstColumn="0" w:firstRowLastColumn="0" w:lastRowFirstColumn="0" w:lastRowLastColumn="0"/>
            <w:tcW w:w="4327" w:type="dxa"/>
          </w:tcPr>
          <w:p w14:paraId="3C45274D" w14:textId="77777777" w:rsidR="00976FD2" w:rsidRDefault="00976FD2" w:rsidP="00FC1E6E">
            <w:pPr>
              <w:jc w:val="both"/>
            </w:pPr>
            <w:proofErr w:type="spellStart"/>
            <w:r>
              <w:t>self.input</w:t>
            </w:r>
            <w:proofErr w:type="spellEnd"/>
          </w:p>
          <w:p w14:paraId="4401928F" w14:textId="77777777" w:rsidR="00976FD2" w:rsidRDefault="00976FD2" w:rsidP="00FC1E6E">
            <w:pPr>
              <w:jc w:val="both"/>
            </w:pPr>
          </w:p>
          <w:p w14:paraId="0B604CC6" w14:textId="77777777" w:rsidR="00976FD2" w:rsidRDefault="00976FD2" w:rsidP="00976FD2">
            <w:pPr>
              <w:jc w:val="both"/>
            </w:pPr>
            <w:r>
              <w:t>APF2TPF_GUI.py</w:t>
            </w:r>
          </w:p>
          <w:p w14:paraId="086DECB9" w14:textId="77777777" w:rsidR="00976FD2" w:rsidRDefault="00976FD2" w:rsidP="00976FD2">
            <w:pPr>
              <w:jc w:val="both"/>
            </w:pPr>
            <w:r>
              <w:t>Line 86</w:t>
            </w:r>
          </w:p>
          <w:p w14:paraId="7C1F2FCC" w14:textId="77777777" w:rsidR="00976FD2" w:rsidRPr="00835009" w:rsidRDefault="00976FD2" w:rsidP="00976FD2">
            <w:pPr>
              <w:jc w:val="both"/>
            </w:pPr>
          </w:p>
        </w:tc>
        <w:tc>
          <w:tcPr>
            <w:tcW w:w="5349" w:type="dxa"/>
          </w:tcPr>
          <w:p w14:paraId="5379A6F6" w14:textId="77777777" w:rsidR="0062702E" w:rsidRDefault="0062702E" w:rsidP="0062702E">
            <w:pPr>
              <w:jc w:val="both"/>
              <w:cnfStyle w:val="000000000000" w:firstRow="0" w:lastRow="0" w:firstColumn="0" w:lastColumn="0" w:oddVBand="0" w:evenVBand="0" w:oddHBand="0" w:evenHBand="0" w:firstRowFirstColumn="0" w:firstRowLastColumn="0" w:lastRowFirstColumn="0" w:lastRowLastColumn="0"/>
              <w:rPr>
                <w:lang w:val="en-GB"/>
              </w:rPr>
            </w:pPr>
            <w:r>
              <w:t>The defau</w:t>
            </w:r>
            <w:r w:rsidR="00AA2A87">
              <w:t>l</w:t>
            </w:r>
            <w:r>
              <w:t xml:space="preserve">t </w:t>
            </w:r>
            <w:proofErr w:type="spellStart"/>
            <w:r>
              <w:t>path</w:t>
            </w:r>
            <w:proofErr w:type="spellEnd"/>
            <w:r>
              <w:t xml:space="preserve"> </w:t>
            </w:r>
            <w:proofErr w:type="spellStart"/>
            <w:r>
              <w:t>for</w:t>
            </w:r>
            <w:proofErr w:type="spellEnd"/>
            <w:r>
              <w:rPr>
                <w:lang w:val="en-GB"/>
              </w:rPr>
              <w:t xml:space="preserve"> the </w:t>
            </w:r>
            <w:proofErr w:type="spellStart"/>
            <w:r>
              <w:rPr>
                <w:lang w:val="en-GB"/>
              </w:rPr>
              <w:t>revolution_version</w:t>
            </w:r>
            <w:proofErr w:type="spellEnd"/>
            <w:r>
              <w:rPr>
                <w:lang w:val="en-GB"/>
              </w:rPr>
              <w:t xml:space="preserve"> folders is </w:t>
            </w:r>
            <w:proofErr w:type="spellStart"/>
            <w:r>
              <w:rPr>
                <w:lang w:val="en-GB"/>
              </w:rPr>
              <w:t>scosii</w:t>
            </w:r>
            <w:proofErr w:type="spellEnd"/>
            <w:r>
              <w:rPr>
                <w:lang w:val="en-GB"/>
              </w:rPr>
              <w:t xml:space="preserve">/MPS/data/ </w:t>
            </w:r>
          </w:p>
          <w:p w14:paraId="7D06FCF6" w14:textId="77777777" w:rsidR="00976FD2" w:rsidRPr="00835009" w:rsidRDefault="0062702E" w:rsidP="0062702E">
            <w:pPr>
              <w:jc w:val="both"/>
              <w:cnfStyle w:val="000000000000" w:firstRow="0" w:lastRow="0" w:firstColumn="0" w:lastColumn="0" w:oddVBand="0" w:evenVBand="0" w:oddHBand="0" w:evenHBand="0" w:firstRowFirstColumn="0" w:firstRowLastColumn="0" w:lastRowFirstColumn="0" w:lastRowLastColumn="0"/>
            </w:pPr>
            <w:r>
              <w:rPr>
                <w:lang w:val="en-GB"/>
              </w:rPr>
              <w:t>On the server</w:t>
            </w:r>
          </w:p>
        </w:tc>
      </w:tr>
      <w:tr w:rsidR="00976FD2" w:rsidRPr="00835009" w14:paraId="1CE2A837" w14:textId="77777777" w:rsidTr="0062702E">
        <w:trPr>
          <w:trHeight w:val="1282"/>
        </w:trPr>
        <w:tc>
          <w:tcPr>
            <w:cnfStyle w:val="001000000000" w:firstRow="0" w:lastRow="0" w:firstColumn="1" w:lastColumn="0" w:oddVBand="0" w:evenVBand="0" w:oddHBand="0" w:evenHBand="0" w:firstRowFirstColumn="0" w:firstRowLastColumn="0" w:lastRowFirstColumn="0" w:lastRowLastColumn="0"/>
            <w:tcW w:w="4327" w:type="dxa"/>
          </w:tcPr>
          <w:p w14:paraId="38794484" w14:textId="77777777" w:rsidR="00976FD2" w:rsidRDefault="00976FD2" w:rsidP="00FC1E6E">
            <w:pPr>
              <w:jc w:val="both"/>
            </w:pPr>
            <w:proofErr w:type="spellStart"/>
            <w:r>
              <w:t>self.output</w:t>
            </w:r>
            <w:proofErr w:type="spellEnd"/>
          </w:p>
          <w:p w14:paraId="1F464755" w14:textId="77777777" w:rsidR="00976FD2" w:rsidRDefault="00976FD2" w:rsidP="00FC1E6E">
            <w:pPr>
              <w:jc w:val="both"/>
            </w:pPr>
          </w:p>
          <w:p w14:paraId="662B5760" w14:textId="77777777" w:rsidR="00976FD2" w:rsidRDefault="00976FD2" w:rsidP="00976FD2">
            <w:pPr>
              <w:jc w:val="both"/>
            </w:pPr>
            <w:r>
              <w:t>APF2TPF_GUI.py</w:t>
            </w:r>
          </w:p>
          <w:p w14:paraId="27C3F35D" w14:textId="77777777" w:rsidR="00976FD2" w:rsidRPr="00976FD2" w:rsidRDefault="00976FD2" w:rsidP="00976FD2">
            <w:pPr>
              <w:jc w:val="both"/>
              <w:rPr>
                <w:b/>
              </w:rPr>
            </w:pPr>
            <w:r>
              <w:t>Line 374</w:t>
            </w:r>
          </w:p>
        </w:tc>
        <w:tc>
          <w:tcPr>
            <w:tcW w:w="5349" w:type="dxa"/>
          </w:tcPr>
          <w:p w14:paraId="235C096F" w14:textId="77777777" w:rsidR="00976FD2" w:rsidRPr="00835009" w:rsidRDefault="00976FD2" w:rsidP="00FC1E6E">
            <w:pPr>
              <w:jc w:val="both"/>
              <w:cnfStyle w:val="000000000000" w:firstRow="0" w:lastRow="0" w:firstColumn="0" w:lastColumn="0" w:oddVBand="0" w:evenVBand="0" w:oddHBand="0" w:evenHBand="0" w:firstRowFirstColumn="0" w:firstRowLastColumn="0" w:lastRowFirstColumn="0" w:lastRowLastColumn="0"/>
            </w:pPr>
          </w:p>
        </w:tc>
      </w:tr>
    </w:tbl>
    <w:p w14:paraId="3E5C04FF" w14:textId="77777777" w:rsidR="00916C04" w:rsidRDefault="00916C04" w:rsidP="00916C04">
      <w:pPr>
        <w:jc w:val="center"/>
      </w:pPr>
    </w:p>
    <w:p w14:paraId="6B387B42" w14:textId="77777777" w:rsidR="0062702E" w:rsidRDefault="0062702E" w:rsidP="00916C04">
      <w:pPr>
        <w:jc w:val="center"/>
      </w:pPr>
    </w:p>
    <w:p w14:paraId="70DD7DE6" w14:textId="77777777" w:rsidR="0062702E" w:rsidRDefault="0062702E" w:rsidP="00916C04">
      <w:pPr>
        <w:jc w:val="center"/>
      </w:pPr>
    </w:p>
    <w:p w14:paraId="7C33C22F" w14:textId="77777777" w:rsidR="0062702E" w:rsidRPr="00E92722" w:rsidRDefault="0062702E" w:rsidP="0062702E">
      <w:pPr>
        <w:jc w:val="center"/>
      </w:pPr>
      <w:r>
        <w:t>Table 1</w:t>
      </w:r>
      <w:r w:rsidRPr="00E92722">
        <w:t xml:space="preserve"> – </w:t>
      </w:r>
      <w:r>
        <w:t>Configurable path options</w:t>
      </w:r>
    </w:p>
    <w:p w14:paraId="68AD78FC" w14:textId="77777777" w:rsidR="0062702E" w:rsidRDefault="0062702E" w:rsidP="00916C04">
      <w:pPr>
        <w:jc w:val="center"/>
      </w:pPr>
    </w:p>
    <w:p w14:paraId="62075BBF" w14:textId="77777777" w:rsidR="0062702E" w:rsidRDefault="0062702E" w:rsidP="00916C04">
      <w:pPr>
        <w:jc w:val="center"/>
      </w:pPr>
    </w:p>
    <w:p w14:paraId="4F57A66C" w14:textId="77777777" w:rsidR="0062702E" w:rsidRDefault="0062702E" w:rsidP="00916C04">
      <w:pPr>
        <w:jc w:val="center"/>
      </w:pPr>
    </w:p>
    <w:p w14:paraId="7098569F" w14:textId="77777777" w:rsidR="0062702E" w:rsidRDefault="0062702E" w:rsidP="00916C04">
      <w:pPr>
        <w:jc w:val="center"/>
      </w:pPr>
    </w:p>
    <w:p w14:paraId="1F40065A" w14:textId="77777777" w:rsidR="0062702E" w:rsidRDefault="0062702E" w:rsidP="00916C04">
      <w:pPr>
        <w:jc w:val="center"/>
      </w:pPr>
    </w:p>
    <w:p w14:paraId="76407672" w14:textId="77777777" w:rsidR="0062702E" w:rsidRDefault="0062702E" w:rsidP="00916C04">
      <w:pPr>
        <w:jc w:val="center"/>
      </w:pPr>
    </w:p>
    <w:p w14:paraId="220CE5C2" w14:textId="77777777" w:rsidR="0062702E" w:rsidRDefault="0062702E" w:rsidP="00916C04">
      <w:pPr>
        <w:jc w:val="center"/>
      </w:pPr>
    </w:p>
    <w:p w14:paraId="63D6FE25" w14:textId="77777777" w:rsidR="0062702E" w:rsidRDefault="0062702E" w:rsidP="00916C04">
      <w:pPr>
        <w:jc w:val="center"/>
      </w:pPr>
    </w:p>
    <w:p w14:paraId="49E0B3E6" w14:textId="77777777" w:rsidR="0062702E" w:rsidRDefault="0062702E" w:rsidP="00916C04">
      <w:pPr>
        <w:jc w:val="center"/>
      </w:pPr>
    </w:p>
    <w:p w14:paraId="4C624BF5" w14:textId="77777777" w:rsidR="0062702E" w:rsidRPr="00835009" w:rsidRDefault="0062702E" w:rsidP="0062702E"/>
    <w:p w14:paraId="7208C1D4" w14:textId="77777777" w:rsidR="00916C04" w:rsidRDefault="00916C04" w:rsidP="0062702E">
      <w:pPr>
        <w:pStyle w:val="Heading1"/>
        <w:numPr>
          <w:ilvl w:val="0"/>
          <w:numId w:val="2"/>
        </w:numPr>
        <w:jc w:val="both"/>
      </w:pPr>
      <w:bookmarkStart w:id="78" w:name="_Toc55568028"/>
      <w:bookmarkStart w:id="79" w:name="_Toc65226065"/>
      <w:r>
        <w:lastRenderedPageBreak/>
        <w:t>Automatic mode option</w:t>
      </w:r>
      <w:bookmarkEnd w:id="78"/>
      <w:bookmarkEnd w:id="79"/>
    </w:p>
    <w:p w14:paraId="5500DB53" w14:textId="77777777" w:rsidR="00916C04" w:rsidRPr="00B06209" w:rsidRDefault="00916C04" w:rsidP="00916C04">
      <w:pPr>
        <w:jc w:val="both"/>
      </w:pPr>
      <w:r w:rsidRPr="00B06209">
        <w:t xml:space="preserve">In the MPS client display, as shown below, the user can find the option of automatically retrieving </w:t>
      </w:r>
      <w:r w:rsidRPr="00B06209">
        <w:rPr>
          <w:b/>
        </w:rPr>
        <w:t>all</w:t>
      </w:r>
      <w:r w:rsidRPr="00B06209">
        <w:t xml:space="preserve"> instances of </w:t>
      </w:r>
      <w:commentRangeStart w:id="80"/>
      <w:r w:rsidRPr="00B06209">
        <w:t xml:space="preserve">all the sequence of interest </w:t>
      </w:r>
      <w:commentRangeEnd w:id="80"/>
      <w:r w:rsidR="000F29FC">
        <w:rPr>
          <w:rStyle w:val="CommentReference"/>
        </w:rPr>
        <w:commentReference w:id="80"/>
      </w:r>
      <w:r w:rsidRPr="00B06209">
        <w:t xml:space="preserve">from the .APF and generate a .TPF for each of them in the specified </w:t>
      </w:r>
      <w:commentRangeStart w:id="81"/>
      <w:proofErr w:type="spellStart"/>
      <w:r w:rsidRPr="00B06209">
        <w:rPr>
          <w:i/>
        </w:rPr>
        <w:t>todir</w:t>
      </w:r>
      <w:commentRangeEnd w:id="81"/>
      <w:proofErr w:type="spellEnd"/>
      <w:r w:rsidR="00016D88">
        <w:rPr>
          <w:rStyle w:val="CommentReference"/>
        </w:rPr>
        <w:commentReference w:id="81"/>
      </w:r>
      <w:r w:rsidRPr="00B06209">
        <w:t xml:space="preserve"> folder.</w:t>
      </w:r>
    </w:p>
    <w:p w14:paraId="1CEADBFE" w14:textId="77777777" w:rsidR="00916C04" w:rsidRPr="00B06209" w:rsidRDefault="00916C04" w:rsidP="00916C04">
      <w:pPr>
        <w:jc w:val="both"/>
      </w:pPr>
    </w:p>
    <w:p w14:paraId="790654C5" w14:textId="77777777" w:rsidR="00916C04" w:rsidRPr="00B06209" w:rsidRDefault="00916C04" w:rsidP="00916C04">
      <w:pPr>
        <w:jc w:val="both"/>
      </w:pPr>
      <w:commentRangeStart w:id="82"/>
      <w:r w:rsidRPr="00B06209">
        <w:t>One of the TC application in the server or client?</w:t>
      </w:r>
      <w:commentRangeEnd w:id="82"/>
      <w:r w:rsidR="00016D88">
        <w:rPr>
          <w:rStyle w:val="CommentReference"/>
        </w:rPr>
        <w:commentReference w:id="82"/>
      </w:r>
    </w:p>
    <w:p w14:paraId="02EEFDEF" w14:textId="77777777" w:rsidR="00916C04" w:rsidRPr="00B06209" w:rsidRDefault="00916C04" w:rsidP="00916C04">
      <w:pPr>
        <w:jc w:val="both"/>
      </w:pPr>
    </w:p>
    <w:p w14:paraId="259070C0" w14:textId="77777777" w:rsidR="00916C04" w:rsidRPr="00B06209" w:rsidRDefault="00916C04" w:rsidP="00916C04">
      <w:pPr>
        <w:jc w:val="both"/>
      </w:pPr>
      <w:r w:rsidRPr="00B06209">
        <w:t xml:space="preserve">The </w:t>
      </w:r>
      <w:proofErr w:type="spellStart"/>
      <w:r w:rsidRPr="00B06209">
        <w:t>programme</w:t>
      </w:r>
      <w:proofErr w:type="spellEnd"/>
      <w:r w:rsidRPr="00B06209">
        <w:t xml:space="preserve"> runs when a Timeline (TL) is authorized.</w:t>
      </w:r>
    </w:p>
    <w:p w14:paraId="31422EB3" w14:textId="77777777" w:rsidR="00916C04" w:rsidRPr="00B06209" w:rsidRDefault="00916C04" w:rsidP="00916C04">
      <w:pPr>
        <w:jc w:val="both"/>
      </w:pPr>
    </w:p>
    <w:p w14:paraId="5306554E" w14:textId="77777777" w:rsidR="00916C04" w:rsidRPr="00B06209" w:rsidRDefault="00916C04" w:rsidP="00916C04">
      <w:pPr>
        <w:jc w:val="both"/>
      </w:pPr>
      <w:r w:rsidRPr="00B06209">
        <w:t xml:space="preserve">The automatic option is useful as a backup option and runs automatically after each timeline is ready, prior to the beginning of a certain revolution. It retrieves all the instances of </w:t>
      </w:r>
      <w:commentRangeStart w:id="83"/>
      <w:r w:rsidRPr="00B06209">
        <w:t xml:space="preserve">all </w:t>
      </w:r>
      <w:commentRangeEnd w:id="83"/>
      <w:r w:rsidR="00AB22BC">
        <w:rPr>
          <w:rStyle w:val="CommentReference"/>
        </w:rPr>
        <w:commentReference w:id="83"/>
      </w:r>
      <w:r w:rsidRPr="00B06209">
        <w:t>the sequence for a certain revolution and version number. These are specified in the first and second column of the table shown in figure 19.</w:t>
      </w:r>
    </w:p>
    <w:p w14:paraId="350367BB" w14:textId="77777777" w:rsidR="00916C04" w:rsidRPr="00B06209" w:rsidRDefault="00916C04" w:rsidP="00916C04">
      <w:pPr>
        <w:jc w:val="both"/>
        <w:rPr>
          <w:color w:val="4BACC6" w:themeColor="accent5"/>
        </w:rPr>
      </w:pPr>
      <w:r w:rsidRPr="00B06209">
        <w:rPr>
          <w:color w:val="4BACC6" w:themeColor="accent5"/>
        </w:rPr>
        <w:t>RS: could even be default? We should configure a file clean though</w:t>
      </w:r>
    </w:p>
    <w:p w14:paraId="5EAF34F8" w14:textId="77777777" w:rsidR="00916C04" w:rsidRPr="00B06209" w:rsidRDefault="00916C04" w:rsidP="00916C04">
      <w:pPr>
        <w:jc w:val="both"/>
        <w:rPr>
          <w:color w:val="4BACC6" w:themeColor="accent5"/>
        </w:rPr>
      </w:pPr>
    </w:p>
    <w:p w14:paraId="028FE53D" w14:textId="77777777" w:rsidR="00916C04" w:rsidRPr="00B06209" w:rsidRDefault="00916C04" w:rsidP="00916C04">
      <w:pPr>
        <w:pStyle w:val="CommentText"/>
        <w:rPr>
          <w:color w:val="4BACC6" w:themeColor="accent5"/>
          <w:sz w:val="24"/>
          <w:szCs w:val="24"/>
        </w:rPr>
      </w:pPr>
      <w:r w:rsidRPr="00B06209">
        <w:rPr>
          <w:sz w:val="24"/>
          <w:szCs w:val="24"/>
        </w:rPr>
        <w:t>How to keep track of the files as are produced (the code should display in the terminal the files as they are created</w:t>
      </w:r>
      <w:r w:rsidRPr="00B06209">
        <w:rPr>
          <w:color w:val="4BACC6" w:themeColor="accent5"/>
          <w:sz w:val="24"/>
          <w:szCs w:val="24"/>
        </w:rPr>
        <w:t xml:space="preserve">?) I would propose to write them to a </w:t>
      </w:r>
      <w:commentRangeStart w:id="84"/>
      <w:r w:rsidRPr="00B06209">
        <w:rPr>
          <w:color w:val="4BACC6" w:themeColor="accent5"/>
          <w:sz w:val="24"/>
          <w:szCs w:val="24"/>
        </w:rPr>
        <w:t>TPF sub-directory</w:t>
      </w:r>
      <w:commentRangeEnd w:id="84"/>
      <w:r w:rsidR="00D9319F">
        <w:rPr>
          <w:rStyle w:val="CommentReference"/>
        </w:rPr>
        <w:commentReference w:id="84"/>
      </w:r>
      <w:r w:rsidRPr="00B06209">
        <w:rPr>
          <w:color w:val="4BACC6" w:themeColor="accent5"/>
          <w:sz w:val="24"/>
          <w:szCs w:val="24"/>
        </w:rPr>
        <w:t xml:space="preserve"> ..CMD/TPF/</w:t>
      </w:r>
      <w:proofErr w:type="spellStart"/>
      <w:r w:rsidRPr="00B06209">
        <w:rPr>
          <w:color w:val="4BACC6" w:themeColor="accent5"/>
          <w:sz w:val="24"/>
          <w:szCs w:val="24"/>
        </w:rPr>
        <w:t>RRRR_VV_Generate_TPF_auto</w:t>
      </w:r>
      <w:proofErr w:type="spellEnd"/>
      <w:r w:rsidRPr="00B06209">
        <w:rPr>
          <w:color w:val="4BACC6" w:themeColor="accent5"/>
          <w:sz w:val="24"/>
          <w:szCs w:val="24"/>
        </w:rPr>
        <w:t xml:space="preserve"> or similar</w:t>
      </w:r>
    </w:p>
    <w:p w14:paraId="655A1226" w14:textId="77777777" w:rsidR="00916C04" w:rsidRPr="00B06209" w:rsidRDefault="00916C04" w:rsidP="00916C04">
      <w:pPr>
        <w:jc w:val="both"/>
      </w:pPr>
      <w:r w:rsidRPr="00B06209">
        <w:t>Where to find what it produced, always in the output folder, but how does the user know it?</w:t>
      </w:r>
    </w:p>
    <w:p w14:paraId="4B773677" w14:textId="77777777" w:rsidR="00916C04" w:rsidRPr="00B06209" w:rsidRDefault="00916C04" w:rsidP="00916C04">
      <w:pPr>
        <w:jc w:val="both"/>
      </w:pPr>
    </w:p>
    <w:p w14:paraId="37714AF9" w14:textId="77777777" w:rsidR="00916C04" w:rsidRPr="00B06209" w:rsidRDefault="00916C04" w:rsidP="00916C04">
      <w:pPr>
        <w:jc w:val="both"/>
      </w:pPr>
    </w:p>
    <w:p w14:paraId="105600D6" w14:textId="77777777" w:rsidR="00916C04" w:rsidRPr="00B06209" w:rsidRDefault="00916C04" w:rsidP="00916C04">
      <w:pPr>
        <w:jc w:val="both"/>
      </w:pPr>
      <w:r w:rsidRPr="00B06209">
        <w:t xml:space="preserve">Where to find the log if there has been any error </w:t>
      </w:r>
      <w:r w:rsidRPr="00B06209">
        <w:rPr>
          <w:color w:val="4BACC6" w:themeColor="accent5"/>
        </w:rPr>
        <w:t>Write the log to the same directory?</w:t>
      </w:r>
    </w:p>
    <w:p w14:paraId="4E6AC511" w14:textId="77777777" w:rsidR="00916C04" w:rsidRPr="00B66B9D" w:rsidRDefault="00916C04" w:rsidP="00916C04">
      <w:pPr>
        <w:rPr>
          <w:sz w:val="22"/>
          <w:szCs w:val="22"/>
        </w:rPr>
      </w:pPr>
    </w:p>
    <w:p w14:paraId="71170746" w14:textId="77777777" w:rsidR="00916C04" w:rsidRDefault="00916C04" w:rsidP="00916C04">
      <w:pPr>
        <w:jc w:val="center"/>
      </w:pPr>
      <w:bookmarkStart w:id="85" w:name="_GoBack"/>
      <w:r>
        <w:rPr>
          <w:noProof/>
          <w:lang w:val="en-GB" w:eastAsia="en-GB"/>
        </w:rPr>
        <w:drawing>
          <wp:inline distT="0" distB="0" distL="0" distR="0" wp14:anchorId="1BA0D06B" wp14:editId="0368587D">
            <wp:extent cx="6453837" cy="3109658"/>
            <wp:effectExtent l="0" t="0" r="4445" b="0"/>
            <wp:docPr id="16" name="Picture 16" descr="aut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omat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4477" cy="3114784"/>
                    </a:xfrm>
                    <a:prstGeom prst="rect">
                      <a:avLst/>
                    </a:prstGeom>
                    <a:noFill/>
                    <a:ln>
                      <a:noFill/>
                    </a:ln>
                  </pic:spPr>
                </pic:pic>
              </a:graphicData>
            </a:graphic>
          </wp:inline>
        </w:drawing>
      </w:r>
      <w:bookmarkEnd w:id="85"/>
    </w:p>
    <w:p w14:paraId="1B7EEA10" w14:textId="77777777" w:rsidR="00916C04" w:rsidRDefault="00916C04" w:rsidP="00916C04">
      <w:pPr>
        <w:jc w:val="both"/>
        <w:rPr>
          <w:sz w:val="22"/>
          <w:szCs w:val="22"/>
        </w:rPr>
      </w:pPr>
    </w:p>
    <w:p w14:paraId="6EE6355C" w14:textId="77777777" w:rsidR="00916C04" w:rsidRPr="00B06209" w:rsidRDefault="0062702E" w:rsidP="00916C04">
      <w:pPr>
        <w:jc w:val="center"/>
        <w:rPr>
          <w:szCs w:val="22"/>
        </w:rPr>
      </w:pPr>
      <w:r>
        <w:rPr>
          <w:szCs w:val="22"/>
        </w:rPr>
        <w:t>Figure 12</w:t>
      </w:r>
      <w:r w:rsidR="00916C04" w:rsidRPr="00B06209">
        <w:rPr>
          <w:szCs w:val="22"/>
        </w:rPr>
        <w:t xml:space="preserve"> – File maintenance view Display</w:t>
      </w:r>
    </w:p>
    <w:p w14:paraId="109A0A8D" w14:textId="77777777" w:rsidR="00916C04" w:rsidRDefault="00916C04" w:rsidP="00916C04"/>
    <w:p w14:paraId="00938E15" w14:textId="77777777" w:rsidR="00916C04" w:rsidRDefault="00916C04" w:rsidP="00916C04"/>
    <w:p w14:paraId="37BE5A5A" w14:textId="77777777" w:rsidR="00916C04" w:rsidRDefault="00916C04" w:rsidP="00916C04"/>
    <w:p w14:paraId="1C9CF44F" w14:textId="77777777" w:rsidR="00916C04" w:rsidRPr="00126A2F" w:rsidRDefault="00916C04" w:rsidP="00916C04">
      <w:pPr>
        <w:pStyle w:val="Heading1"/>
        <w:numPr>
          <w:ilvl w:val="0"/>
          <w:numId w:val="2"/>
        </w:numPr>
        <w:jc w:val="both"/>
      </w:pPr>
      <w:bookmarkStart w:id="86" w:name="_Toc55568029"/>
      <w:bookmarkStart w:id="87" w:name="_Toc65226066"/>
      <w:r>
        <w:lastRenderedPageBreak/>
        <w:t>Related documents</w:t>
      </w:r>
      <w:bookmarkEnd w:id="86"/>
      <w:bookmarkEnd w:id="87"/>
    </w:p>
    <w:tbl>
      <w:tblPr>
        <w:tblStyle w:val="ESATable"/>
        <w:tblW w:w="9713" w:type="dxa"/>
        <w:tblLook w:val="04A0" w:firstRow="1" w:lastRow="0" w:firstColumn="1" w:lastColumn="0" w:noHBand="0" w:noVBand="1"/>
      </w:tblPr>
      <w:tblGrid>
        <w:gridCol w:w="1350"/>
        <w:gridCol w:w="4507"/>
        <w:gridCol w:w="3856"/>
      </w:tblGrid>
      <w:tr w:rsidR="00916C04" w:rsidRPr="00E92722" w14:paraId="53902F04" w14:textId="77777777" w:rsidTr="00FC1E6E">
        <w:trPr>
          <w:cnfStyle w:val="100000000000" w:firstRow="1" w:lastRow="0" w:firstColumn="0" w:lastColumn="0" w:oddVBand="0" w:evenVBand="0" w:oddHBand="0"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1350" w:type="dxa"/>
          </w:tcPr>
          <w:p w14:paraId="4C552FD3" w14:textId="77777777" w:rsidR="00916C04" w:rsidRPr="00E92722" w:rsidRDefault="00916C04" w:rsidP="00FC1E6E">
            <w:pPr>
              <w:rPr>
                <w:rFonts w:ascii="Arial,Bold" w:hAnsi="Arial,Bold" w:cs="Arial,Bold"/>
                <w:b/>
                <w:bCs/>
              </w:rPr>
            </w:pPr>
            <w:r w:rsidRPr="00E92722">
              <w:rPr>
                <w:rFonts w:ascii="Arial,Bold" w:hAnsi="Arial,Bold" w:cs="Arial,Bold"/>
                <w:b/>
                <w:bCs/>
              </w:rPr>
              <w:t>#</w:t>
            </w:r>
            <w:proofErr w:type="spellStart"/>
            <w:r w:rsidRPr="00E92722">
              <w:rPr>
                <w:rFonts w:ascii="Arial,Bold" w:hAnsi="Arial,Bold" w:cs="Arial,Bold"/>
                <w:b/>
                <w:bCs/>
              </w:rPr>
              <w:t>number</w:t>
            </w:r>
            <w:proofErr w:type="spellEnd"/>
          </w:p>
        </w:tc>
        <w:tc>
          <w:tcPr>
            <w:tcW w:w="4507" w:type="dxa"/>
          </w:tcPr>
          <w:p w14:paraId="7B18832C" w14:textId="77777777" w:rsidR="00916C04" w:rsidRPr="00E92722" w:rsidRDefault="00916C04" w:rsidP="00FC1E6E">
            <w:pPr>
              <w:cnfStyle w:val="100000000000" w:firstRow="1" w:lastRow="0" w:firstColumn="0" w:lastColumn="0" w:oddVBand="0" w:evenVBand="0" w:oddHBand="0" w:evenHBand="0" w:firstRowFirstColumn="0" w:firstRowLastColumn="0" w:lastRowFirstColumn="0" w:lastRowLastColumn="0"/>
            </w:pPr>
            <w:r w:rsidRPr="00E92722">
              <w:rPr>
                <w:rFonts w:ascii="Arial,Bold" w:hAnsi="Arial,Bold" w:cs="Arial,Bold"/>
                <w:b/>
                <w:bCs/>
              </w:rPr>
              <w:t xml:space="preserve">Document Reference </w:t>
            </w:r>
            <w:proofErr w:type="spellStart"/>
            <w:r w:rsidRPr="00E92722">
              <w:rPr>
                <w:rFonts w:ascii="Arial,Bold" w:hAnsi="Arial,Bold" w:cs="Arial,Bold"/>
                <w:b/>
                <w:bCs/>
              </w:rPr>
              <w:t>Number</w:t>
            </w:r>
            <w:proofErr w:type="spellEnd"/>
          </w:p>
        </w:tc>
        <w:tc>
          <w:tcPr>
            <w:tcW w:w="3856" w:type="dxa"/>
          </w:tcPr>
          <w:p w14:paraId="766D20CC" w14:textId="77777777" w:rsidR="00916C04" w:rsidRPr="00E92722" w:rsidRDefault="00916C04" w:rsidP="00FC1E6E">
            <w:pPr>
              <w:cnfStyle w:val="100000000000" w:firstRow="1" w:lastRow="0" w:firstColumn="0" w:lastColumn="0" w:oddVBand="0" w:evenVBand="0" w:oddHBand="0" w:evenHBand="0" w:firstRowFirstColumn="0" w:firstRowLastColumn="0" w:lastRowFirstColumn="0" w:lastRowLastColumn="0"/>
            </w:pPr>
            <w:proofErr w:type="spellStart"/>
            <w:r w:rsidRPr="00E92722">
              <w:rPr>
                <w:rFonts w:ascii="Arial,Bold" w:hAnsi="Arial,Bold" w:cs="Arial,Bold"/>
                <w:b/>
                <w:bCs/>
              </w:rPr>
              <w:t>Title</w:t>
            </w:r>
            <w:proofErr w:type="spellEnd"/>
          </w:p>
        </w:tc>
      </w:tr>
      <w:tr w:rsidR="00916C04" w:rsidRPr="00E92722" w14:paraId="2EF2DDFB" w14:textId="77777777" w:rsidTr="00FC1E6E">
        <w:trPr>
          <w:trHeight w:val="342"/>
        </w:trPr>
        <w:tc>
          <w:tcPr>
            <w:cnfStyle w:val="001000000000" w:firstRow="0" w:lastRow="0" w:firstColumn="1" w:lastColumn="0" w:oddVBand="0" w:evenVBand="0" w:oddHBand="0" w:evenHBand="0" w:firstRowFirstColumn="0" w:firstRowLastColumn="0" w:lastRowFirstColumn="0" w:lastRowLastColumn="0"/>
            <w:tcW w:w="1350" w:type="dxa"/>
          </w:tcPr>
          <w:p w14:paraId="5D687E80" w14:textId="77777777" w:rsidR="00916C04" w:rsidRPr="00E92722" w:rsidRDefault="00916C04" w:rsidP="00FC1E6E">
            <w:pPr>
              <w:rPr>
                <w:rFonts w:ascii="TimesNewRoman" w:hAnsi="TimesNewRoman" w:cs="TimesNewRoman"/>
              </w:rPr>
            </w:pPr>
            <w:r w:rsidRPr="00E92722">
              <w:rPr>
                <w:rFonts w:ascii="TimesNewRoman" w:hAnsi="TimesNewRoman" w:cs="TimesNewRoman"/>
              </w:rPr>
              <w:t>1</w:t>
            </w:r>
          </w:p>
        </w:tc>
        <w:tc>
          <w:tcPr>
            <w:tcW w:w="4507" w:type="dxa"/>
          </w:tcPr>
          <w:p w14:paraId="0CC9CA5F"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rPr>
                <w:rFonts w:ascii="TimesNewRoman" w:hAnsi="TimesNewRoman" w:cs="TimesNewRoman"/>
              </w:rPr>
              <w:t xml:space="preserve">S2K-MCS-GLO-0001-TOS-GIC SCOS-2000 </w:t>
            </w:r>
            <w:proofErr w:type="spellStart"/>
            <w:r w:rsidRPr="00E92722">
              <w:rPr>
                <w:rFonts w:ascii="TimesNewRoman" w:hAnsi="TimesNewRoman" w:cs="TimesNewRoman"/>
              </w:rPr>
              <w:t>Glossary</w:t>
            </w:r>
            <w:proofErr w:type="spellEnd"/>
          </w:p>
        </w:tc>
        <w:tc>
          <w:tcPr>
            <w:tcW w:w="3856" w:type="dxa"/>
          </w:tcPr>
          <w:p w14:paraId="34655822"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proofErr w:type="spellStart"/>
            <w:r w:rsidRPr="00E92722">
              <w:rPr>
                <w:rFonts w:ascii="TimesNewRoman" w:hAnsi="TimesNewRoman" w:cs="TimesNewRoman"/>
              </w:rPr>
              <w:t>Definitions</w:t>
            </w:r>
            <w:proofErr w:type="spellEnd"/>
            <w:r w:rsidRPr="00E92722">
              <w:rPr>
                <w:rFonts w:ascii="TimesNewRoman" w:hAnsi="TimesNewRoman" w:cs="TimesNewRoman"/>
              </w:rPr>
              <w:t xml:space="preserve"> </w:t>
            </w:r>
            <w:proofErr w:type="spellStart"/>
            <w:r w:rsidRPr="00E92722">
              <w:rPr>
                <w:rFonts w:ascii="TimesNewRoman" w:hAnsi="TimesNewRoman" w:cs="TimesNewRoman"/>
              </w:rPr>
              <w:t>and</w:t>
            </w:r>
            <w:proofErr w:type="spellEnd"/>
            <w:r w:rsidRPr="00E92722">
              <w:rPr>
                <w:rFonts w:ascii="TimesNewRoman" w:hAnsi="TimesNewRoman" w:cs="TimesNewRoman"/>
              </w:rPr>
              <w:t xml:space="preserve"> </w:t>
            </w:r>
            <w:proofErr w:type="spellStart"/>
            <w:r w:rsidRPr="00E92722">
              <w:rPr>
                <w:rFonts w:ascii="TimesNewRoman" w:hAnsi="TimesNewRoman" w:cs="TimesNewRoman"/>
              </w:rPr>
              <w:t>Acronyms</w:t>
            </w:r>
            <w:proofErr w:type="spellEnd"/>
          </w:p>
        </w:tc>
      </w:tr>
      <w:tr w:rsidR="00916C04" w:rsidRPr="00E92722" w14:paraId="6F16168E" w14:textId="77777777" w:rsidTr="00FC1E6E">
        <w:trPr>
          <w:trHeight w:val="174"/>
        </w:trPr>
        <w:tc>
          <w:tcPr>
            <w:cnfStyle w:val="001000000000" w:firstRow="0" w:lastRow="0" w:firstColumn="1" w:lastColumn="0" w:oddVBand="0" w:evenVBand="0" w:oddHBand="0" w:evenHBand="0" w:firstRowFirstColumn="0" w:firstRowLastColumn="0" w:lastRowFirstColumn="0" w:lastRowLastColumn="0"/>
            <w:tcW w:w="1350" w:type="dxa"/>
          </w:tcPr>
          <w:p w14:paraId="363AA08E" w14:textId="77777777" w:rsidR="00916C04" w:rsidRPr="00E92722" w:rsidRDefault="00916C04" w:rsidP="00FC1E6E">
            <w:pPr>
              <w:rPr>
                <w:rFonts w:ascii="TimesNewRoman" w:hAnsi="TimesNewRoman" w:cs="TimesNewRoman"/>
              </w:rPr>
            </w:pPr>
            <w:r w:rsidRPr="00E92722">
              <w:rPr>
                <w:rFonts w:ascii="TimesNewRoman" w:hAnsi="TimesNewRoman" w:cs="TimesNewRoman"/>
              </w:rPr>
              <w:t>2</w:t>
            </w:r>
          </w:p>
        </w:tc>
        <w:tc>
          <w:tcPr>
            <w:tcW w:w="4507" w:type="dxa"/>
          </w:tcPr>
          <w:p w14:paraId="022E2E2C"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rPr>
                <w:rFonts w:ascii="TimesNewRoman" w:hAnsi="TimesNewRoman" w:cs="TimesNewRoman"/>
              </w:rPr>
              <w:t>S2K-MCS-CF-0001-TOS-GIC SCOS-2000</w:t>
            </w:r>
          </w:p>
        </w:tc>
        <w:tc>
          <w:tcPr>
            <w:tcW w:w="3856" w:type="dxa"/>
          </w:tcPr>
          <w:p w14:paraId="40AE0582"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proofErr w:type="spellStart"/>
            <w:r w:rsidRPr="00E92722">
              <w:rPr>
                <w:rFonts w:ascii="TimesNewRoman" w:hAnsi="TimesNewRoman" w:cs="TimesNewRoman"/>
              </w:rPr>
              <w:t>Configuration</w:t>
            </w:r>
            <w:proofErr w:type="spellEnd"/>
            <w:r w:rsidRPr="00E92722">
              <w:rPr>
                <w:rFonts w:ascii="TimesNewRoman" w:hAnsi="TimesNewRoman" w:cs="TimesNewRoman"/>
              </w:rPr>
              <w:t xml:space="preserve"> File</w:t>
            </w:r>
          </w:p>
        </w:tc>
      </w:tr>
      <w:tr w:rsidR="00916C04" w:rsidRPr="00E92722" w14:paraId="18303B8A" w14:textId="77777777" w:rsidTr="00FC1E6E">
        <w:trPr>
          <w:trHeight w:val="349"/>
        </w:trPr>
        <w:tc>
          <w:tcPr>
            <w:cnfStyle w:val="001000000000" w:firstRow="0" w:lastRow="0" w:firstColumn="1" w:lastColumn="0" w:oddVBand="0" w:evenVBand="0" w:oddHBand="0" w:evenHBand="0" w:firstRowFirstColumn="0" w:firstRowLastColumn="0" w:lastRowFirstColumn="0" w:lastRowLastColumn="0"/>
            <w:tcW w:w="1350" w:type="dxa"/>
          </w:tcPr>
          <w:p w14:paraId="3D6C3D9F" w14:textId="77777777" w:rsidR="00916C04" w:rsidRPr="00E92722" w:rsidRDefault="00916C04" w:rsidP="00FC1E6E">
            <w:pPr>
              <w:rPr>
                <w:rFonts w:ascii="TimesNewRoman" w:hAnsi="TimesNewRoman" w:cs="TimesNewRoman"/>
              </w:rPr>
            </w:pPr>
            <w:r w:rsidRPr="00E92722">
              <w:rPr>
                <w:rFonts w:ascii="TimesNewRoman" w:hAnsi="TimesNewRoman" w:cs="TimesNewRoman"/>
              </w:rPr>
              <w:t>3</w:t>
            </w:r>
          </w:p>
        </w:tc>
        <w:tc>
          <w:tcPr>
            <w:tcW w:w="4507" w:type="dxa"/>
          </w:tcPr>
          <w:p w14:paraId="7C84D64C"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rPr>
                <w:rFonts w:ascii="TimesNewRoman" w:hAnsi="TimesNewRoman" w:cs="TimesNewRoman"/>
              </w:rPr>
              <w:t>ESA PSS-04-107</w:t>
            </w:r>
          </w:p>
        </w:tc>
        <w:tc>
          <w:tcPr>
            <w:tcW w:w="3856" w:type="dxa"/>
          </w:tcPr>
          <w:p w14:paraId="0F1E2423" w14:textId="77777777" w:rsidR="00916C04" w:rsidRPr="00E92722" w:rsidRDefault="00916C04" w:rsidP="00FC1E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 w:hAnsi="TimesNewRoman" w:cs="TimesNewRoman"/>
              </w:rPr>
            </w:pPr>
            <w:proofErr w:type="spellStart"/>
            <w:r w:rsidRPr="00E92722">
              <w:rPr>
                <w:rFonts w:ascii="TimesNewRoman" w:hAnsi="TimesNewRoman" w:cs="TimesNewRoman"/>
              </w:rPr>
              <w:t>Packet</w:t>
            </w:r>
            <w:proofErr w:type="spellEnd"/>
            <w:r w:rsidRPr="00E92722">
              <w:rPr>
                <w:rFonts w:ascii="TimesNewRoman" w:hAnsi="TimesNewRoman" w:cs="TimesNewRoman"/>
              </w:rPr>
              <w:t xml:space="preserve"> telecommand standard, Issue 2</w:t>
            </w:r>
          </w:p>
          <w:p w14:paraId="125D1661"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p>
        </w:tc>
      </w:tr>
      <w:tr w:rsidR="00916C04" w:rsidRPr="00E92722" w14:paraId="28E79465" w14:textId="77777777" w:rsidTr="00FC1E6E">
        <w:trPr>
          <w:trHeight w:val="342"/>
        </w:trPr>
        <w:tc>
          <w:tcPr>
            <w:cnfStyle w:val="001000000000" w:firstRow="0" w:lastRow="0" w:firstColumn="1" w:lastColumn="0" w:oddVBand="0" w:evenVBand="0" w:oddHBand="0" w:evenHBand="0" w:firstRowFirstColumn="0" w:firstRowLastColumn="0" w:lastRowFirstColumn="0" w:lastRowLastColumn="0"/>
            <w:tcW w:w="1350" w:type="dxa"/>
          </w:tcPr>
          <w:p w14:paraId="0D68EEBC" w14:textId="77777777" w:rsidR="00916C04" w:rsidRPr="00E92722" w:rsidRDefault="00916C04" w:rsidP="00FC1E6E">
            <w:pPr>
              <w:rPr>
                <w:rFonts w:ascii="TimesNewRoman" w:hAnsi="TimesNewRoman" w:cs="TimesNewRoman"/>
              </w:rPr>
            </w:pPr>
            <w:r w:rsidRPr="00E92722">
              <w:rPr>
                <w:rFonts w:ascii="TimesNewRoman" w:hAnsi="TimesNewRoman" w:cs="TimesNewRoman"/>
              </w:rPr>
              <w:t>4</w:t>
            </w:r>
          </w:p>
        </w:tc>
        <w:tc>
          <w:tcPr>
            <w:tcW w:w="4507" w:type="dxa"/>
          </w:tcPr>
          <w:p w14:paraId="0D9B4E5C"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rPr>
                <w:rFonts w:ascii="TimesNewRoman" w:hAnsi="TimesNewRoman" w:cs="TimesNewRoman"/>
              </w:rPr>
              <w:t>ESA PSS-07-101</w:t>
            </w:r>
          </w:p>
        </w:tc>
        <w:tc>
          <w:tcPr>
            <w:tcW w:w="3856" w:type="dxa"/>
          </w:tcPr>
          <w:p w14:paraId="1A19CB68"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rPr>
                <w:rFonts w:ascii="TimesNewRoman" w:hAnsi="TimesNewRoman" w:cs="TimesNewRoman"/>
              </w:rPr>
            </w:pPr>
            <w:proofErr w:type="spellStart"/>
            <w:r w:rsidRPr="00E92722">
              <w:rPr>
                <w:rFonts w:ascii="TimesNewRoman" w:hAnsi="TimesNewRoman" w:cs="TimesNewRoman"/>
              </w:rPr>
              <w:t>Packet</w:t>
            </w:r>
            <w:proofErr w:type="spellEnd"/>
            <w:r w:rsidRPr="00E92722">
              <w:rPr>
                <w:rFonts w:ascii="TimesNewRoman" w:hAnsi="TimesNewRoman" w:cs="TimesNewRoman"/>
              </w:rPr>
              <w:t xml:space="preserve"> </w:t>
            </w:r>
            <w:proofErr w:type="spellStart"/>
            <w:r w:rsidRPr="00E92722">
              <w:rPr>
                <w:rFonts w:ascii="TimesNewRoman" w:hAnsi="TimesNewRoman" w:cs="TimesNewRoman"/>
              </w:rPr>
              <w:t>Utilisation</w:t>
            </w:r>
            <w:proofErr w:type="spellEnd"/>
            <w:r w:rsidRPr="00E92722">
              <w:rPr>
                <w:rFonts w:ascii="TimesNewRoman" w:hAnsi="TimesNewRoman" w:cs="TimesNewRoman"/>
              </w:rPr>
              <w:t xml:space="preserve"> Standard, Issue 1</w:t>
            </w:r>
          </w:p>
          <w:p w14:paraId="6A9D2028"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p>
        </w:tc>
      </w:tr>
      <w:tr w:rsidR="00916C04" w:rsidRPr="00E92722" w14:paraId="79167142" w14:textId="77777777" w:rsidTr="00FC1E6E">
        <w:trPr>
          <w:trHeight w:val="167"/>
        </w:trPr>
        <w:tc>
          <w:tcPr>
            <w:cnfStyle w:val="001000000000" w:firstRow="0" w:lastRow="0" w:firstColumn="1" w:lastColumn="0" w:oddVBand="0" w:evenVBand="0" w:oddHBand="0" w:evenHBand="0" w:firstRowFirstColumn="0" w:firstRowLastColumn="0" w:lastRowFirstColumn="0" w:lastRowLastColumn="0"/>
            <w:tcW w:w="1350" w:type="dxa"/>
          </w:tcPr>
          <w:p w14:paraId="5734B5D1" w14:textId="77777777" w:rsidR="00916C04" w:rsidRPr="00E92722" w:rsidRDefault="00916C04" w:rsidP="00FC1E6E">
            <w:r w:rsidRPr="00E92722">
              <w:t>5</w:t>
            </w:r>
          </w:p>
        </w:tc>
        <w:tc>
          <w:tcPr>
            <w:tcW w:w="4507" w:type="dxa"/>
          </w:tcPr>
          <w:p w14:paraId="1C2FE593"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p>
        </w:tc>
        <w:tc>
          <w:tcPr>
            <w:tcW w:w="3856" w:type="dxa"/>
          </w:tcPr>
          <w:p w14:paraId="7486F94A"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t>APF ICD</w:t>
            </w:r>
          </w:p>
        </w:tc>
      </w:tr>
      <w:tr w:rsidR="00916C04" w:rsidRPr="00E92722" w14:paraId="0C41CE55" w14:textId="77777777" w:rsidTr="00FC1E6E">
        <w:trPr>
          <w:trHeight w:val="349"/>
        </w:trPr>
        <w:tc>
          <w:tcPr>
            <w:cnfStyle w:val="001000000000" w:firstRow="0" w:lastRow="0" w:firstColumn="1" w:lastColumn="0" w:oddVBand="0" w:evenVBand="0" w:oddHBand="0" w:evenHBand="0" w:firstRowFirstColumn="0" w:firstRowLastColumn="0" w:lastRowFirstColumn="0" w:lastRowLastColumn="0"/>
            <w:tcW w:w="1350" w:type="dxa"/>
          </w:tcPr>
          <w:p w14:paraId="6D03E809" w14:textId="77777777" w:rsidR="00916C04" w:rsidRPr="00E92722" w:rsidRDefault="00916C04" w:rsidP="00FC1E6E">
            <w:pPr>
              <w:rPr>
                <w:rFonts w:ascii="Times New Roman" w:hAnsi="Times New Roman"/>
              </w:rPr>
            </w:pPr>
            <w:r w:rsidRPr="00E92722">
              <w:rPr>
                <w:rFonts w:ascii="Times New Roman" w:hAnsi="Times New Roman"/>
              </w:rPr>
              <w:t>6</w:t>
            </w:r>
          </w:p>
        </w:tc>
        <w:tc>
          <w:tcPr>
            <w:tcW w:w="4507" w:type="dxa"/>
          </w:tcPr>
          <w:p w14:paraId="49E9933C"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rPr>
                <w:rFonts w:ascii="Times New Roman" w:hAnsi="Times New Roman"/>
              </w:rPr>
              <w:t>S2K-MCS-ICD-0003-TOS-GCI</w:t>
            </w:r>
          </w:p>
        </w:tc>
        <w:tc>
          <w:tcPr>
            <w:tcW w:w="3856" w:type="dxa"/>
          </w:tcPr>
          <w:p w14:paraId="20C24947" w14:textId="77777777" w:rsidR="00916C04" w:rsidRPr="00E92722" w:rsidRDefault="00916C04" w:rsidP="00FC1E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92722">
              <w:rPr>
                <w:rFonts w:ascii="Times New Roman" w:hAnsi="Times New Roman"/>
              </w:rPr>
              <w:t xml:space="preserve">SCOS-2000 </w:t>
            </w:r>
            <w:proofErr w:type="spellStart"/>
            <w:r w:rsidRPr="00E92722">
              <w:rPr>
                <w:rFonts w:ascii="Times New Roman" w:hAnsi="Times New Roman"/>
              </w:rPr>
              <w:t>Task</w:t>
            </w:r>
            <w:proofErr w:type="spellEnd"/>
            <w:r w:rsidRPr="00E92722">
              <w:rPr>
                <w:rFonts w:ascii="Times New Roman" w:hAnsi="Times New Roman"/>
              </w:rPr>
              <w:t xml:space="preserve"> Parameter Interface</w:t>
            </w:r>
          </w:p>
          <w:p w14:paraId="5881F285"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rPr>
                <w:i/>
              </w:rPr>
            </w:pPr>
            <w:r w:rsidRPr="00E92722">
              <w:rPr>
                <w:rFonts w:ascii="Times New Roman" w:hAnsi="Times New Roman"/>
              </w:rPr>
              <w:t>Control Document</w:t>
            </w:r>
          </w:p>
        </w:tc>
      </w:tr>
      <w:tr w:rsidR="00916C04" w:rsidRPr="00E92722" w14:paraId="65E12C18" w14:textId="77777777" w:rsidTr="00FC1E6E">
        <w:trPr>
          <w:trHeight w:val="174"/>
        </w:trPr>
        <w:tc>
          <w:tcPr>
            <w:cnfStyle w:val="001000000000" w:firstRow="0" w:lastRow="0" w:firstColumn="1" w:lastColumn="0" w:oddVBand="0" w:evenVBand="0" w:oddHBand="0" w:evenHBand="0" w:firstRowFirstColumn="0" w:firstRowLastColumn="0" w:lastRowFirstColumn="0" w:lastRowLastColumn="0"/>
            <w:tcW w:w="1350" w:type="dxa"/>
          </w:tcPr>
          <w:p w14:paraId="53954993" w14:textId="77777777" w:rsidR="00916C04" w:rsidRPr="00E92722" w:rsidRDefault="00916C04" w:rsidP="00FC1E6E">
            <w:pPr>
              <w:rPr>
                <w:rFonts w:ascii="Times New Roman" w:hAnsi="Times New Roman"/>
              </w:rPr>
            </w:pPr>
            <w:r w:rsidRPr="00E92722">
              <w:rPr>
                <w:rFonts w:ascii="Times New Roman" w:hAnsi="Times New Roman"/>
              </w:rPr>
              <w:t>7</w:t>
            </w:r>
          </w:p>
        </w:tc>
        <w:tc>
          <w:tcPr>
            <w:tcW w:w="4507" w:type="dxa"/>
          </w:tcPr>
          <w:p w14:paraId="21347D2C"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92722">
              <w:rPr>
                <w:rFonts w:ascii="Times New Roman" w:hAnsi="Times New Roman"/>
              </w:rPr>
              <w:t>S2K-MCS-GLO-0001-TOS-GCI</w:t>
            </w:r>
          </w:p>
        </w:tc>
        <w:tc>
          <w:tcPr>
            <w:tcW w:w="3856" w:type="dxa"/>
          </w:tcPr>
          <w:p w14:paraId="75B2C29E" w14:textId="77777777" w:rsidR="00916C04" w:rsidRPr="00E92722" w:rsidRDefault="00916C04" w:rsidP="00FC1E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E92722">
              <w:rPr>
                <w:rFonts w:ascii="Times New Roman" w:hAnsi="Times New Roman"/>
              </w:rPr>
              <w:t>Glossary</w:t>
            </w:r>
            <w:proofErr w:type="spellEnd"/>
            <w:r w:rsidRPr="00E92722">
              <w:rPr>
                <w:rFonts w:ascii="Times New Roman" w:hAnsi="Times New Roman"/>
              </w:rPr>
              <w:t xml:space="preserve">, </w:t>
            </w:r>
            <w:proofErr w:type="spellStart"/>
            <w:r w:rsidRPr="00E92722">
              <w:rPr>
                <w:rFonts w:ascii="Times New Roman" w:hAnsi="Times New Roman"/>
              </w:rPr>
              <w:t>Definitions</w:t>
            </w:r>
            <w:proofErr w:type="spellEnd"/>
            <w:r w:rsidRPr="00E92722">
              <w:rPr>
                <w:rFonts w:ascii="Times New Roman" w:hAnsi="Times New Roman"/>
              </w:rPr>
              <w:t xml:space="preserve"> </w:t>
            </w:r>
            <w:proofErr w:type="spellStart"/>
            <w:r w:rsidRPr="00E92722">
              <w:rPr>
                <w:rFonts w:ascii="Times New Roman" w:hAnsi="Times New Roman"/>
              </w:rPr>
              <w:t>and</w:t>
            </w:r>
            <w:proofErr w:type="spellEnd"/>
            <w:r w:rsidRPr="00E92722">
              <w:rPr>
                <w:rFonts w:ascii="Times New Roman" w:hAnsi="Times New Roman"/>
              </w:rPr>
              <w:t xml:space="preserve"> </w:t>
            </w:r>
            <w:proofErr w:type="spellStart"/>
            <w:r w:rsidRPr="00E92722">
              <w:rPr>
                <w:rFonts w:ascii="Times New Roman" w:hAnsi="Times New Roman"/>
              </w:rPr>
              <w:t>Acronyms</w:t>
            </w:r>
            <w:proofErr w:type="spellEnd"/>
          </w:p>
        </w:tc>
      </w:tr>
      <w:tr w:rsidR="00916C04" w:rsidRPr="00E92722" w14:paraId="255363D8" w14:textId="77777777" w:rsidTr="00FC1E6E">
        <w:trPr>
          <w:trHeight w:val="167"/>
        </w:trPr>
        <w:tc>
          <w:tcPr>
            <w:cnfStyle w:val="001000000000" w:firstRow="0" w:lastRow="0" w:firstColumn="1" w:lastColumn="0" w:oddVBand="0" w:evenVBand="0" w:oddHBand="0" w:evenHBand="0" w:firstRowFirstColumn="0" w:firstRowLastColumn="0" w:lastRowFirstColumn="0" w:lastRowLastColumn="0"/>
            <w:tcW w:w="1350" w:type="dxa"/>
          </w:tcPr>
          <w:p w14:paraId="0A6588F0" w14:textId="77777777" w:rsidR="00916C04" w:rsidRPr="00E92722" w:rsidRDefault="00916C04" w:rsidP="00FC1E6E">
            <w:pPr>
              <w:tabs>
                <w:tab w:val="left" w:pos="3564"/>
              </w:tabs>
            </w:pPr>
            <w:r w:rsidRPr="00E92722">
              <w:t>8</w:t>
            </w:r>
          </w:p>
        </w:tc>
        <w:tc>
          <w:tcPr>
            <w:tcW w:w="4507" w:type="dxa"/>
          </w:tcPr>
          <w:p w14:paraId="74430818" w14:textId="77777777" w:rsidR="00916C04" w:rsidRPr="00E92722" w:rsidRDefault="00916C04" w:rsidP="00FC1E6E">
            <w:pPr>
              <w:tabs>
                <w:tab w:val="left" w:pos="3564"/>
              </w:tabs>
              <w:cnfStyle w:val="000000000000" w:firstRow="0" w:lastRow="0" w:firstColumn="0" w:lastColumn="0" w:oddVBand="0" w:evenVBand="0" w:oddHBand="0" w:evenHBand="0" w:firstRowFirstColumn="0" w:firstRowLastColumn="0" w:lastRowFirstColumn="0" w:lastRowLastColumn="0"/>
            </w:pPr>
            <w:r w:rsidRPr="00E92722">
              <w:tab/>
            </w:r>
          </w:p>
        </w:tc>
        <w:tc>
          <w:tcPr>
            <w:tcW w:w="3856" w:type="dxa"/>
          </w:tcPr>
          <w:p w14:paraId="4A9A87AA"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t>EPO ICD</w:t>
            </w:r>
          </w:p>
        </w:tc>
      </w:tr>
      <w:tr w:rsidR="00916C04" w:rsidRPr="00E92722" w14:paraId="6C0EFC6F" w14:textId="77777777" w:rsidTr="00FC1E6E">
        <w:trPr>
          <w:trHeight w:val="174"/>
        </w:trPr>
        <w:tc>
          <w:tcPr>
            <w:cnfStyle w:val="001000000000" w:firstRow="0" w:lastRow="0" w:firstColumn="1" w:lastColumn="0" w:oddVBand="0" w:evenVBand="0" w:oddHBand="0" w:evenHBand="0" w:firstRowFirstColumn="0" w:firstRowLastColumn="0" w:lastRowFirstColumn="0" w:lastRowLastColumn="0"/>
            <w:tcW w:w="1350" w:type="dxa"/>
          </w:tcPr>
          <w:p w14:paraId="0B2A1C34" w14:textId="77777777" w:rsidR="00916C04" w:rsidRPr="00E92722" w:rsidRDefault="00916C04" w:rsidP="00FC1E6E">
            <w:pPr>
              <w:tabs>
                <w:tab w:val="left" w:pos="3564"/>
              </w:tabs>
              <w:rPr>
                <w:rFonts w:ascii="Times New Roman" w:hAnsi="Times New Roman"/>
              </w:rPr>
            </w:pPr>
            <w:r w:rsidRPr="00E92722">
              <w:rPr>
                <w:rFonts w:ascii="Times New Roman" w:hAnsi="Times New Roman"/>
              </w:rPr>
              <w:t>9</w:t>
            </w:r>
          </w:p>
        </w:tc>
        <w:tc>
          <w:tcPr>
            <w:tcW w:w="4507" w:type="dxa"/>
          </w:tcPr>
          <w:p w14:paraId="6988BC59" w14:textId="77777777" w:rsidR="00916C04" w:rsidRPr="00E92722" w:rsidRDefault="00916C04" w:rsidP="00FC1E6E">
            <w:pPr>
              <w:tabs>
                <w:tab w:val="left" w:pos="3564"/>
              </w:tabs>
              <w:cnfStyle w:val="000000000000" w:firstRow="0" w:lastRow="0" w:firstColumn="0" w:lastColumn="0" w:oddVBand="0" w:evenVBand="0" w:oddHBand="0" w:evenHBand="0" w:firstRowFirstColumn="0" w:firstRowLastColumn="0" w:lastRowFirstColumn="0" w:lastRowLastColumn="0"/>
            </w:pPr>
            <w:r w:rsidRPr="00E92722">
              <w:rPr>
                <w:rFonts w:ascii="Times New Roman" w:hAnsi="Times New Roman"/>
              </w:rPr>
              <w:t>S2K-MCS-SUM-2310-TOS</w:t>
            </w:r>
          </w:p>
        </w:tc>
        <w:tc>
          <w:tcPr>
            <w:tcW w:w="3856" w:type="dxa"/>
          </w:tcPr>
          <w:p w14:paraId="3DAE8AC8"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pPr>
            <w:r w:rsidRPr="00E92722">
              <w:rPr>
                <w:rFonts w:ascii="Times New Roman" w:hAnsi="Times New Roman"/>
              </w:rPr>
              <w:t>SCOS-2000 Manual Stack Operator User Manual</w:t>
            </w:r>
          </w:p>
        </w:tc>
      </w:tr>
      <w:tr w:rsidR="00916C04" w:rsidRPr="00E92722" w14:paraId="52E2307E" w14:textId="77777777" w:rsidTr="00FC1E6E">
        <w:trPr>
          <w:trHeight w:val="349"/>
        </w:trPr>
        <w:tc>
          <w:tcPr>
            <w:cnfStyle w:val="001000000000" w:firstRow="0" w:lastRow="0" w:firstColumn="1" w:lastColumn="0" w:oddVBand="0" w:evenVBand="0" w:oddHBand="0" w:evenHBand="0" w:firstRowFirstColumn="0" w:firstRowLastColumn="0" w:lastRowFirstColumn="0" w:lastRowLastColumn="0"/>
            <w:tcW w:w="1350" w:type="dxa"/>
          </w:tcPr>
          <w:p w14:paraId="15F7301A" w14:textId="77777777" w:rsidR="00916C04" w:rsidRPr="00E92722" w:rsidRDefault="00916C04" w:rsidP="00FC1E6E">
            <w:pPr>
              <w:tabs>
                <w:tab w:val="left" w:pos="3564"/>
              </w:tabs>
              <w:rPr>
                <w:rFonts w:ascii="TimesNewRoman" w:hAnsi="TimesNewRoman" w:cs="TimesNewRoman"/>
              </w:rPr>
            </w:pPr>
            <w:r w:rsidRPr="00E92722">
              <w:rPr>
                <w:rFonts w:ascii="TimesNewRoman" w:hAnsi="TimesNewRoman" w:cs="TimesNewRoman"/>
              </w:rPr>
              <w:t>10</w:t>
            </w:r>
          </w:p>
        </w:tc>
        <w:tc>
          <w:tcPr>
            <w:tcW w:w="4507" w:type="dxa"/>
          </w:tcPr>
          <w:p w14:paraId="46FD2000" w14:textId="77777777" w:rsidR="00916C04" w:rsidRPr="00E92722" w:rsidRDefault="00916C04" w:rsidP="00FC1E6E">
            <w:pPr>
              <w:tabs>
                <w:tab w:val="left" w:pos="3564"/>
              </w:tabs>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92722">
              <w:rPr>
                <w:rFonts w:ascii="TimesNewRoman" w:hAnsi="TimesNewRoman" w:cs="TimesNewRoman"/>
              </w:rPr>
              <w:t>S2K-MCS-SUM-2360-TOS-GIC</w:t>
            </w:r>
          </w:p>
        </w:tc>
        <w:tc>
          <w:tcPr>
            <w:tcW w:w="3856" w:type="dxa"/>
          </w:tcPr>
          <w:p w14:paraId="77C16F92" w14:textId="77777777" w:rsidR="00916C04" w:rsidRPr="00E92722" w:rsidRDefault="00916C04" w:rsidP="00FC1E6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92722">
              <w:rPr>
                <w:rFonts w:ascii="TimesNewRoman" w:hAnsi="TimesNewRoman" w:cs="TimesNewRoman"/>
              </w:rPr>
              <w:t xml:space="preserve">SCOS-2000 </w:t>
            </w:r>
            <w:proofErr w:type="spellStart"/>
            <w:r w:rsidRPr="00E92722">
              <w:rPr>
                <w:rFonts w:ascii="TimesNewRoman" w:hAnsi="TimesNewRoman" w:cs="TimesNewRoman"/>
              </w:rPr>
              <w:t>Command</w:t>
            </w:r>
            <w:proofErr w:type="spellEnd"/>
            <w:r w:rsidRPr="00E92722">
              <w:rPr>
                <w:rFonts w:ascii="TimesNewRoman" w:hAnsi="TimesNewRoman" w:cs="TimesNewRoman"/>
              </w:rPr>
              <w:t xml:space="preserve"> </w:t>
            </w:r>
            <w:proofErr w:type="spellStart"/>
            <w:r w:rsidRPr="00E92722">
              <w:rPr>
                <w:rFonts w:ascii="TimesNewRoman" w:hAnsi="TimesNewRoman" w:cs="TimesNewRoman"/>
              </w:rPr>
              <w:t>History</w:t>
            </w:r>
            <w:proofErr w:type="spellEnd"/>
            <w:r w:rsidRPr="00E92722">
              <w:rPr>
                <w:rFonts w:ascii="TimesNewRoman" w:hAnsi="TimesNewRoman" w:cs="TimesNewRoman"/>
              </w:rPr>
              <w:t xml:space="preserve"> Operator User Manual</w:t>
            </w:r>
          </w:p>
        </w:tc>
      </w:tr>
    </w:tbl>
    <w:p w14:paraId="4A6B46BC" w14:textId="77777777" w:rsidR="00916C04" w:rsidRPr="00E92722" w:rsidRDefault="00916C04" w:rsidP="00916C04">
      <w:pPr>
        <w:jc w:val="both"/>
      </w:pPr>
    </w:p>
    <w:p w14:paraId="108588E5" w14:textId="77777777" w:rsidR="00916C04" w:rsidRPr="00E92722" w:rsidRDefault="0062702E" w:rsidP="00916C04">
      <w:pPr>
        <w:jc w:val="center"/>
      </w:pPr>
      <w:r>
        <w:t>Table 2</w:t>
      </w:r>
      <w:r w:rsidR="00916C04" w:rsidRPr="00E92722">
        <w:t xml:space="preserve"> – Important documents for understanding this User Manual</w:t>
      </w:r>
    </w:p>
    <w:p w14:paraId="6DE17090" w14:textId="77777777" w:rsidR="00916C04" w:rsidRDefault="00916C04" w:rsidP="00916C04"/>
    <w:p w14:paraId="7CA82711" w14:textId="77777777" w:rsidR="001B3DBB" w:rsidRPr="00DB0F7B" w:rsidRDefault="001B3DBB" w:rsidP="001B3DBB">
      <w:pPr>
        <w:pStyle w:val="BodytextJustified"/>
        <w:rPr>
          <w:lang w:val="en-GB"/>
        </w:rPr>
      </w:pPr>
    </w:p>
    <w:sectPr w:rsidR="001B3DBB" w:rsidRPr="00DB0F7B" w:rsidSect="00C17126">
      <w:headerReference w:type="first" r:id="rId31"/>
      <w:footerReference w:type="first" r:id="rId32"/>
      <w:pgSz w:w="11907" w:h="16840" w:code="9"/>
      <w:pgMar w:top="1860" w:right="1106" w:bottom="1979" w:left="1134" w:header="771"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0" w:author="Richard Southworth" w:date="2021-02-18T15:56:00Z" w:initials="RS">
    <w:p w14:paraId="12820231" w14:textId="77777777" w:rsidR="0084506F" w:rsidRDefault="0084506F">
      <w:pPr>
        <w:pStyle w:val="CommentText"/>
      </w:pPr>
      <w:r>
        <w:rPr>
          <w:rStyle w:val="CommentReference"/>
        </w:rPr>
        <w:annotationRef/>
      </w:r>
      <w:r>
        <w:t>Is this correct?</w:t>
      </w:r>
    </w:p>
  </w:comment>
  <w:comment w:id="71" w:author="Francesca Covella" w:date="2021-02-26T10:05:00Z" w:initials="FC">
    <w:p w14:paraId="13A250D2" w14:textId="075DD971" w:rsidR="0084506F" w:rsidRDefault="0084506F">
      <w:pPr>
        <w:pStyle w:val="CommentText"/>
      </w:pPr>
      <w:r>
        <w:rPr>
          <w:rStyle w:val="CommentReference"/>
        </w:rPr>
        <w:annotationRef/>
      </w:r>
      <w:r>
        <w:t>It parses one APF and it stores its content in a dictionary used to then create the required file(s).</w:t>
      </w:r>
    </w:p>
    <w:p w14:paraId="366B7AC0" w14:textId="77777777" w:rsidR="0084506F" w:rsidRDefault="0084506F">
      <w:pPr>
        <w:pStyle w:val="CommentText"/>
      </w:pPr>
    </w:p>
  </w:comment>
  <w:comment w:id="75" w:author="Richard Southworth" w:date="2021-02-18T16:28:00Z" w:initials="RS">
    <w:p w14:paraId="7B7EF0F8" w14:textId="77777777" w:rsidR="00D623DC" w:rsidRDefault="00D623DC" w:rsidP="00D623DC">
      <w:pPr>
        <w:pStyle w:val="CommentText"/>
      </w:pPr>
      <w:r>
        <w:rPr>
          <w:rStyle w:val="CommentReference"/>
        </w:rPr>
        <w:annotationRef/>
      </w:r>
      <w:r>
        <w:t>You should add that the file is saved on the prime server and will need to be downloaded to a client</w:t>
      </w:r>
    </w:p>
  </w:comment>
  <w:comment w:id="76" w:author="Francesca Covella" w:date="2021-02-26T10:08:00Z" w:initials="FC">
    <w:p w14:paraId="4FEF611D" w14:textId="77777777" w:rsidR="00D623DC" w:rsidRDefault="00D623DC" w:rsidP="00D623DC">
      <w:pPr>
        <w:pStyle w:val="CommentText"/>
      </w:pPr>
      <w:r>
        <w:rPr>
          <w:rStyle w:val="CommentReference"/>
        </w:rPr>
        <w:annotationRef/>
      </w:r>
      <w:r>
        <w:t>I added it</w:t>
      </w:r>
    </w:p>
    <w:p w14:paraId="2D6D7BAA" w14:textId="77777777" w:rsidR="00D623DC" w:rsidRDefault="00D623DC" w:rsidP="00D623DC">
      <w:pPr>
        <w:pStyle w:val="CommentText"/>
      </w:pPr>
    </w:p>
  </w:comment>
  <w:comment w:id="80" w:author="Richard Southworth" w:date="2021-02-18T16:11:00Z" w:initials="RS">
    <w:p w14:paraId="6B3615FB" w14:textId="77777777" w:rsidR="0084506F" w:rsidRDefault="0084506F">
      <w:pPr>
        <w:pStyle w:val="CommentText"/>
      </w:pPr>
      <w:r>
        <w:rPr>
          <w:rStyle w:val="CommentReference"/>
        </w:rPr>
        <w:annotationRef/>
      </w:r>
      <w:r>
        <w:t>Where are these defined?, is there a configuration file?, I would prefer not to generate all sequences.</w:t>
      </w:r>
    </w:p>
    <w:p w14:paraId="14F639BE" w14:textId="77777777" w:rsidR="0084506F" w:rsidRDefault="0084506F">
      <w:pPr>
        <w:pStyle w:val="CommentText"/>
      </w:pPr>
      <w:r>
        <w:t>If there is a file (and it’s not too late) I would like the filter to be based on the first 6 characters of the ED name (for instance DEBPG2) as the last 2 are the version umber and this can change</w:t>
      </w:r>
    </w:p>
  </w:comment>
  <w:comment w:id="81" w:author="Richard Southworth" w:date="2021-02-18T16:15:00Z" w:initials="RS">
    <w:p w14:paraId="1956B72C" w14:textId="657C21A5" w:rsidR="0084506F" w:rsidRDefault="0084506F">
      <w:pPr>
        <w:pStyle w:val="CommentText"/>
      </w:pPr>
      <w:r>
        <w:rPr>
          <w:rStyle w:val="CommentReference"/>
        </w:rPr>
        <w:annotationRef/>
      </w:r>
      <w:r>
        <w:t>Where is this defined?</w:t>
      </w:r>
    </w:p>
  </w:comment>
  <w:comment w:id="82" w:author="Richard Southworth" w:date="2021-02-18T16:15:00Z" w:initials="RS">
    <w:p w14:paraId="06BD81CD" w14:textId="20A1029F" w:rsidR="0084506F" w:rsidRDefault="0084506F">
      <w:pPr>
        <w:pStyle w:val="CommentText"/>
      </w:pPr>
      <w:r>
        <w:rPr>
          <w:rStyle w:val="CommentReference"/>
        </w:rPr>
        <w:annotationRef/>
      </w:r>
      <w:r>
        <w:t>??</w:t>
      </w:r>
    </w:p>
  </w:comment>
  <w:comment w:id="83" w:author="Richard Southworth" w:date="2021-02-18T16:16:00Z" w:initials="RS">
    <w:p w14:paraId="652F37CE" w14:textId="67AAF018" w:rsidR="0084506F" w:rsidRDefault="0084506F">
      <w:pPr>
        <w:pStyle w:val="CommentText"/>
      </w:pPr>
      <w:r>
        <w:rPr>
          <w:rStyle w:val="CommentReference"/>
        </w:rPr>
        <w:annotationRef/>
      </w:r>
      <w:r>
        <w:t>??</w:t>
      </w:r>
    </w:p>
  </w:comment>
  <w:comment w:id="84" w:author="Richard Southworth" w:date="2021-02-18T16:27:00Z" w:initials="RS">
    <w:p w14:paraId="472A5C5E" w14:textId="7517D0C4" w:rsidR="0084506F" w:rsidRDefault="0084506F">
      <w:pPr>
        <w:pStyle w:val="CommentText"/>
      </w:pPr>
      <w:r>
        <w:rPr>
          <w:rStyle w:val="CommentReference"/>
        </w:rPr>
        <w:annotationRef/>
      </w:r>
      <w:r>
        <w:t>You should add that the file is served on the prime server and will need to be downloaded to a client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820231" w15:done="0"/>
  <w15:commentEx w15:paraId="366B7AC0" w15:paraIdParent="12820231" w15:done="0"/>
  <w15:commentEx w15:paraId="7B7EF0F8" w15:done="0"/>
  <w15:commentEx w15:paraId="2D6D7BAA" w15:paraIdParent="7B7EF0F8" w15:done="0"/>
  <w15:commentEx w15:paraId="14F639BE" w15:done="0"/>
  <w15:commentEx w15:paraId="1956B72C" w15:done="0"/>
  <w15:commentEx w15:paraId="06BD81CD" w15:done="0"/>
  <w15:commentEx w15:paraId="652F37CE" w15:done="0"/>
  <w15:commentEx w15:paraId="472A5C5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0C306" w14:textId="77777777" w:rsidR="0024731C" w:rsidRDefault="0024731C">
      <w:r>
        <w:separator/>
      </w:r>
    </w:p>
    <w:p w14:paraId="7876B5A9" w14:textId="77777777" w:rsidR="0024731C" w:rsidRDefault="0024731C"/>
    <w:p w14:paraId="7D241797" w14:textId="77777777" w:rsidR="0024731C" w:rsidRDefault="0024731C"/>
    <w:p w14:paraId="6CA9FE27" w14:textId="77777777" w:rsidR="0024731C" w:rsidRDefault="0024731C"/>
    <w:p w14:paraId="50881993" w14:textId="77777777" w:rsidR="0024731C" w:rsidRDefault="0024731C"/>
    <w:p w14:paraId="1049FC8A" w14:textId="77777777" w:rsidR="0024731C" w:rsidRDefault="0024731C"/>
  </w:endnote>
  <w:endnote w:type="continuationSeparator" w:id="0">
    <w:p w14:paraId="580F685E" w14:textId="77777777" w:rsidR="0024731C" w:rsidRDefault="0024731C">
      <w:r>
        <w:continuationSeparator/>
      </w:r>
    </w:p>
    <w:p w14:paraId="6223CBD8" w14:textId="77777777" w:rsidR="0024731C" w:rsidRDefault="0024731C"/>
    <w:p w14:paraId="124FFFC7" w14:textId="77777777" w:rsidR="0024731C" w:rsidRDefault="0024731C"/>
    <w:p w14:paraId="221434C2" w14:textId="77777777" w:rsidR="0024731C" w:rsidRDefault="0024731C"/>
    <w:p w14:paraId="7C38CA8B" w14:textId="77777777" w:rsidR="0024731C" w:rsidRDefault="0024731C"/>
    <w:p w14:paraId="29BF2F0F" w14:textId="77777777" w:rsidR="0024731C" w:rsidRDefault="002473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3135687-E68B-42CB-9F6E-9855316EDC6C}"/>
    <w:embedBold r:id="rId2" w:fontKey="{C6BDA23D-5833-4979-BAF7-613B4CB7F6FE}"/>
    <w:embedItalic r:id="rId3" w:fontKey="{518C8A2D-23F9-4C85-B180-F10DDCBE8E2E}"/>
    <w:embedBoldItalic r:id="rId4" w:fontKey="{62FB78F3-12B8-4A94-939D-20B99347D08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TMedCon">
    <w:altName w:val="Arial"/>
    <w:charset w:val="00"/>
    <w:family w:val="swiss"/>
    <w:pitch w:val="variable"/>
    <w:sig w:usb0="00000001" w:usb1="00000000" w:usb2="00000000" w:usb3="00000000" w:csb0="00000013" w:csb1="00000000"/>
  </w:font>
  <w:font w:name="NotesStyle-BoldTf">
    <w:panose1 w:val="02000806040000020004"/>
    <w:charset w:val="00"/>
    <w:family w:val="auto"/>
    <w:pitch w:val="variable"/>
    <w:sig w:usb0="800000AF" w:usb1="4000204A" w:usb2="00000000" w:usb3="00000000" w:csb0="00000001" w:csb1="00000000"/>
    <w:embedRegular r:id="rId5" w:fontKey="{9FBDC141-9387-4069-AA5E-225C582938F8}"/>
  </w:font>
  <w:font w:name="NotesEsa">
    <w:panose1 w:val="02000506030000020004"/>
    <w:charset w:val="00"/>
    <w:family w:val="auto"/>
    <w:pitch w:val="variable"/>
    <w:sig w:usb0="800000EF" w:usb1="4000206A" w:usb2="00000000" w:usb3="00000000" w:csb0="00000093" w:csb1="00000000"/>
    <w:embedRegular r:id="rId6" w:fontKey="{9C38C912-6C2E-413F-9C1D-ED29DD3FFA36}"/>
    <w:embedBold r:id="rId7" w:fontKey="{985B7C94-BF55-45C1-BE93-FA02CF246A39}"/>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
    <w:charset w:val="00"/>
    <w:family w:val="roman"/>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Bold">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84DF0" w14:textId="2A50DB97" w:rsidR="0084506F" w:rsidRPr="00C17126" w:rsidRDefault="0084506F" w:rsidP="00C17126">
    <w:pPr>
      <w:pStyle w:val="Footer"/>
    </w:pPr>
    <w:r w:rsidRPr="00C17126">
      <w:fldChar w:fldCharType="begin"/>
    </w:r>
    <w:r w:rsidRPr="00C17126">
      <w:instrText xml:space="preserve">PAGE  </w:instrText>
    </w:r>
    <w:r w:rsidRPr="00C17126">
      <w:fldChar w:fldCharType="separate"/>
    </w:r>
    <w:r>
      <w:t>15</w:t>
    </w:r>
    <w:r w:rsidRPr="00C17126">
      <w:fldChar w:fldCharType="end"/>
    </w:r>
  </w:p>
  <w:p w14:paraId="7D529C18" w14:textId="77777777" w:rsidR="0084506F" w:rsidRPr="00C17126" w:rsidRDefault="0084506F" w:rsidP="00C17126">
    <w:pPr>
      <w:pStyle w:val="Footer"/>
    </w:pPr>
  </w:p>
  <w:p w14:paraId="653B2F7D" w14:textId="77777777" w:rsidR="0084506F" w:rsidRPr="00C17126" w:rsidRDefault="0084506F"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C794F" w14:textId="5188CAB2" w:rsidR="0084506F" w:rsidRDefault="0084506F" w:rsidP="00C17126">
    <w:pPr>
      <w:pStyle w:val="Footer"/>
    </w:pPr>
    <w:r w:rsidRPr="00C17126">
      <w:rPr>
        <w:lang w:val="en-GB" w:eastAsia="en-GB"/>
      </w:rPr>
      <w:drawing>
        <wp:anchor distT="0" distB="0" distL="114300" distR="114300" simplePos="0" relativeHeight="251658240" behindDoc="0" locked="1" layoutInCell="1" allowOverlap="1" wp14:anchorId="3BE2ADDF" wp14:editId="02350787">
          <wp:simplePos x="0" y="0"/>
          <wp:positionH relativeFrom="rightMargin">
            <wp:posOffset>-1245235</wp:posOffset>
          </wp:positionH>
          <wp:positionV relativeFrom="page">
            <wp:posOffset>9848215</wp:posOffset>
          </wp:positionV>
          <wp:extent cx="1245235" cy="197485"/>
          <wp:effectExtent l="0" t="0" r="0" b="0"/>
          <wp:wrapNone/>
          <wp:docPr id="7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083807">
      <w:t>15</w:t>
    </w:r>
    <w:r w:rsidRPr="00C17126">
      <w:fldChar w:fldCharType="end"/>
    </w:r>
    <w:r w:rsidRPr="00C17126">
      <w:t>/</w:t>
    </w:r>
    <w:r w:rsidRPr="00C17126">
      <w:fldChar w:fldCharType="begin"/>
    </w:r>
    <w:r w:rsidRPr="00C17126">
      <w:instrText xml:space="preserve"> NUMPAGES </w:instrText>
    </w:r>
    <w:r w:rsidRPr="00C17126">
      <w:fldChar w:fldCharType="separate"/>
    </w:r>
    <w:r w:rsidR="00083807">
      <w:t>15</w:t>
    </w:r>
    <w:r w:rsidRPr="00C17126">
      <w:fldChar w:fldCharType="end"/>
    </w:r>
  </w:p>
  <w:p w14:paraId="3BB6C41C" w14:textId="4BCF0DE6" w:rsidR="0084506F" w:rsidRPr="00A65A01" w:rsidRDefault="0084506F" w:rsidP="00A65A01">
    <w:pPr>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Pr>
        <w:rStyle w:val="PageNumber"/>
        <w:szCs w:val="16"/>
        <w:lang w:val="fr-FR"/>
      </w:rPr>
      <w:t xml:space="preserve">TPF </w:t>
    </w:r>
    <w:proofErr w:type="spellStart"/>
    <w:r>
      <w:rPr>
        <w:rStyle w:val="PageNumber"/>
        <w:szCs w:val="16"/>
        <w:lang w:val="fr-FR"/>
      </w:rPr>
      <w:t>generation</w:t>
    </w:r>
    <w:proofErr w:type="spellEnd"/>
    <w:r>
      <w:rPr>
        <w:rStyle w:val="PageNumber"/>
        <w:szCs w:val="16"/>
        <w:lang w:val="fr-FR"/>
      </w:rPr>
      <w:t xml:space="preserve"> application </w:t>
    </w:r>
    <w:proofErr w:type="spellStart"/>
    <w:r>
      <w:rPr>
        <w:rStyle w:val="PageNumber"/>
        <w:szCs w:val="16"/>
        <w:lang w:val="fr-FR"/>
      </w:rPr>
      <w:t>from</w:t>
    </w:r>
    <w:proofErr w:type="spellEnd"/>
    <w:r>
      <w:rPr>
        <w:rStyle w:val="PageNumber"/>
        <w:szCs w:val="16"/>
        <w:lang w:val="fr-FR"/>
      </w:rPr>
      <w:t xml:space="preserve"> APF file</w:t>
    </w:r>
    <w:r>
      <w:rPr>
        <w:rStyle w:val="PageNumber"/>
        <w:szCs w:val="16"/>
      </w:rPr>
      <w:fldChar w:fldCharType="end"/>
    </w:r>
  </w:p>
  <w:p w14:paraId="6D8E3C0A" w14:textId="6B855379" w:rsidR="0084506F" w:rsidRPr="00C17126" w:rsidRDefault="0084506F"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t>12/02/2021</w:t>
    </w:r>
    <w:r>
      <w:fldChar w:fldCharType="end"/>
    </w:r>
    <w:r w:rsidRPr="00C17126">
      <w:t xml:space="preserve">  Ref </w:t>
    </w:r>
    <w:r w:rsidR="0024731C">
      <w:fldChar w:fldCharType="begin"/>
    </w:r>
    <w:r w:rsidR="0024731C">
      <w:instrText xml:space="preserve"> DOCPROPERTY  Reference \* MERGEFORMAT </w:instrText>
    </w:r>
    <w:r w:rsidR="0024731C">
      <w:fldChar w:fldCharType="separate"/>
    </w:r>
    <w:ins w:id="22" w:author="Francesca Covella" w:date="2021-02-26T09:54:00Z">
      <w:r>
        <w:t>ESA-INT-MCS-MAN-0002</w:t>
      </w:r>
    </w:ins>
    <w:r w:rsidR="0024731C">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646"/>
      <w:gridCol w:w="7021"/>
    </w:tblGrid>
    <w:tr w:rsidR="0084506F" w:rsidRPr="00C17126" w14:paraId="239DC7B9" w14:textId="77777777" w:rsidTr="00D77C5B">
      <w:trPr>
        <w:trHeight w:val="20"/>
      </w:trPr>
      <w:tc>
        <w:tcPr>
          <w:tcW w:w="2646" w:type="dxa"/>
        </w:tcPr>
        <w:p w14:paraId="2611997C" w14:textId="77777777" w:rsidR="0084506F" w:rsidRPr="00C17126" w:rsidRDefault="0084506F" w:rsidP="00C17126">
          <w:pPr>
            <w:pStyle w:val="DataLabel"/>
          </w:pPr>
          <w:r w:rsidRPr="00C17126">
            <w:t>Prepared by</w:t>
          </w:r>
        </w:p>
      </w:tc>
      <w:tc>
        <w:tcPr>
          <w:tcW w:w="7021" w:type="dxa"/>
        </w:tcPr>
        <w:p w14:paraId="0C39E1F2" w14:textId="063AFC18" w:rsidR="0084506F" w:rsidRPr="00C17126" w:rsidRDefault="0084506F" w:rsidP="00C17126">
          <w:pPr>
            <w:pStyle w:val="DataLabel"/>
          </w:pPr>
          <w:r w:rsidRPr="00C17126">
            <w:fldChar w:fldCharType="begin"/>
          </w:r>
          <w:r w:rsidRPr="00C17126">
            <w:instrText xml:space="preserve"> DOCPROPERTY  "Author"  </w:instrText>
          </w:r>
          <w:r w:rsidRPr="00C17126">
            <w:fldChar w:fldCharType="separate"/>
          </w:r>
          <w:r>
            <w:t>Francesca Covella</w:t>
          </w:r>
          <w:r w:rsidRPr="00C17126">
            <w:fldChar w:fldCharType="end"/>
          </w:r>
        </w:p>
      </w:tc>
    </w:tr>
    <w:tr w:rsidR="0084506F" w:rsidRPr="00C17126" w14:paraId="6E84B5F0" w14:textId="77777777" w:rsidTr="00D77C5B">
      <w:trPr>
        <w:trHeight w:val="67"/>
      </w:trPr>
      <w:tc>
        <w:tcPr>
          <w:tcW w:w="2646" w:type="dxa"/>
        </w:tcPr>
        <w:p w14:paraId="7703D0A1" w14:textId="77777777" w:rsidR="0084506F" w:rsidRPr="00C17126" w:rsidRDefault="0084506F" w:rsidP="00C17126">
          <w:pPr>
            <w:pStyle w:val="DataLabel"/>
          </w:pPr>
        </w:p>
      </w:tc>
      <w:tc>
        <w:tcPr>
          <w:tcW w:w="7021" w:type="dxa"/>
        </w:tcPr>
        <w:p w14:paraId="6867BB2E" w14:textId="52868699" w:rsidR="0084506F" w:rsidRPr="00C17126" w:rsidRDefault="0084506F"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end"/>
          </w:r>
        </w:p>
      </w:tc>
    </w:tr>
    <w:tr w:rsidR="0084506F" w:rsidRPr="00C17126" w14:paraId="3EFA9DE1" w14:textId="77777777" w:rsidTr="00D77C5B">
      <w:trPr>
        <w:trHeight w:val="20"/>
      </w:trPr>
      <w:tc>
        <w:tcPr>
          <w:tcW w:w="2646" w:type="dxa"/>
        </w:tcPr>
        <w:p w14:paraId="7444BD68" w14:textId="77777777" w:rsidR="0084506F" w:rsidRPr="00C17126" w:rsidRDefault="0084506F" w:rsidP="00C17126">
          <w:pPr>
            <w:pStyle w:val="DataLabel"/>
          </w:pPr>
          <w:r w:rsidRPr="00C17126">
            <w:t>Reference</w:t>
          </w:r>
        </w:p>
      </w:tc>
      <w:tc>
        <w:tcPr>
          <w:tcW w:w="7021" w:type="dxa"/>
        </w:tcPr>
        <w:p w14:paraId="0C233D7D" w14:textId="5F6408B0" w:rsidR="0084506F" w:rsidRPr="00C17126" w:rsidRDefault="0084506F" w:rsidP="00C17126">
          <w:pPr>
            <w:pStyle w:val="DataLabel"/>
          </w:pPr>
          <w:r w:rsidRPr="00C17126">
            <w:fldChar w:fldCharType="begin"/>
          </w:r>
          <w:r w:rsidRPr="00C17126">
            <w:instrText xml:space="preserve"> DOCPROPERTY  "Reference"  </w:instrText>
          </w:r>
          <w:r w:rsidRPr="00C17126">
            <w:fldChar w:fldCharType="separate"/>
          </w:r>
          <w:ins w:id="42" w:author="Francesca Covella" w:date="2021-02-26T09:54:00Z">
            <w:r>
              <w:t>ESA-INT-MCS-MAN-0002</w:t>
            </w:r>
          </w:ins>
          <w:r w:rsidRPr="00C17126">
            <w:fldChar w:fldCharType="end"/>
          </w:r>
        </w:p>
      </w:tc>
    </w:tr>
    <w:tr w:rsidR="0084506F" w:rsidRPr="00C17126" w14:paraId="33AD9B42" w14:textId="77777777" w:rsidTr="00D77C5B">
      <w:trPr>
        <w:trHeight w:val="20"/>
      </w:trPr>
      <w:tc>
        <w:tcPr>
          <w:tcW w:w="2646" w:type="dxa"/>
        </w:tcPr>
        <w:p w14:paraId="2F87A6CB" w14:textId="77777777" w:rsidR="0084506F" w:rsidRPr="00C17126" w:rsidRDefault="0084506F" w:rsidP="00C17126">
          <w:pPr>
            <w:pStyle w:val="DataLabel"/>
          </w:pPr>
          <w:r w:rsidRPr="00C17126">
            <w:t>Issue</w:t>
          </w:r>
          <w:r>
            <w:t>/Revision</w:t>
          </w:r>
          <w:r w:rsidRPr="00C17126">
            <w:t xml:space="preserve"> </w:t>
          </w:r>
        </w:p>
      </w:tc>
      <w:tc>
        <w:tcPr>
          <w:tcW w:w="7021" w:type="dxa"/>
        </w:tcPr>
        <w:p w14:paraId="02167C5D" w14:textId="5B3EF0BF" w:rsidR="0084506F" w:rsidRPr="00C17126" w:rsidRDefault="0084506F" w:rsidP="00C17126">
          <w:pPr>
            <w:pStyle w:val="DataLabel"/>
          </w:pPr>
          <w:r w:rsidRPr="00C17126">
            <w:fldChar w:fldCharType="begin"/>
          </w:r>
          <w:r w:rsidRPr="00C17126">
            <w:instrText xml:space="preserve"> DOCPROPERTY  "Issue"  </w:instrText>
          </w:r>
          <w:r w:rsidRPr="00C17126">
            <w:fldChar w:fldCharType="separate"/>
          </w:r>
          <w:r>
            <w:t>1</w:t>
          </w:r>
          <w:r w:rsidRPr="00C17126">
            <w:fldChar w:fldCharType="end"/>
          </w:r>
          <w:r>
            <w:t>.</w:t>
          </w:r>
          <w:r w:rsidRPr="00C17126">
            <w:fldChar w:fldCharType="begin"/>
          </w:r>
          <w:r w:rsidRPr="00C17126">
            <w:instrText xml:space="preserve"> DOCPROPERTY  "Revision"  </w:instrText>
          </w:r>
          <w:r w:rsidRPr="00C17126">
            <w:fldChar w:fldCharType="separate"/>
          </w:r>
          <w:r>
            <w:t>1</w:t>
          </w:r>
          <w:r w:rsidRPr="00C17126">
            <w:fldChar w:fldCharType="end"/>
          </w:r>
        </w:p>
      </w:tc>
    </w:tr>
    <w:tr w:rsidR="0084506F" w:rsidRPr="00C17126" w14:paraId="3491D211" w14:textId="77777777" w:rsidTr="00D77C5B">
      <w:trPr>
        <w:trHeight w:val="20"/>
      </w:trPr>
      <w:tc>
        <w:tcPr>
          <w:tcW w:w="2646" w:type="dxa"/>
        </w:tcPr>
        <w:p w14:paraId="2629F18C" w14:textId="77777777" w:rsidR="0084506F" w:rsidRPr="00C17126" w:rsidRDefault="0084506F" w:rsidP="00C17126">
          <w:pPr>
            <w:pStyle w:val="DataLabel"/>
          </w:pPr>
          <w:r w:rsidRPr="00C17126">
            <w:t>Date of Issue</w:t>
          </w:r>
        </w:p>
      </w:tc>
      <w:tc>
        <w:tcPr>
          <w:tcW w:w="7021" w:type="dxa"/>
        </w:tcPr>
        <w:p w14:paraId="322445AD" w14:textId="71A9FD1A" w:rsidR="0084506F" w:rsidRPr="00C17126" w:rsidRDefault="0084506F"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t>12/02/2021</w:t>
          </w:r>
          <w:r w:rsidRPr="00C17126">
            <w:fldChar w:fldCharType="end"/>
          </w:r>
        </w:p>
      </w:tc>
    </w:tr>
    <w:tr w:rsidR="0084506F" w:rsidRPr="00C17126" w14:paraId="5C3C72D4" w14:textId="77777777" w:rsidTr="00D77C5B">
      <w:trPr>
        <w:trHeight w:val="20"/>
      </w:trPr>
      <w:tc>
        <w:tcPr>
          <w:tcW w:w="2646" w:type="dxa"/>
        </w:tcPr>
        <w:p w14:paraId="5934B64F" w14:textId="77777777" w:rsidR="0084506F" w:rsidRPr="00C17126" w:rsidRDefault="0084506F" w:rsidP="00C17126">
          <w:pPr>
            <w:pStyle w:val="DataLabel"/>
          </w:pPr>
          <w:r w:rsidRPr="00C17126">
            <w:t>Status</w:t>
          </w:r>
        </w:p>
      </w:tc>
      <w:tc>
        <w:tcPr>
          <w:tcW w:w="7021" w:type="dxa"/>
        </w:tcPr>
        <w:p w14:paraId="5642D043" w14:textId="7262553D" w:rsidR="0084506F" w:rsidRPr="00C17126" w:rsidRDefault="0084506F" w:rsidP="00C17126">
          <w:pPr>
            <w:pStyle w:val="DataLabel"/>
          </w:pPr>
          <w:r w:rsidRPr="00C17126">
            <w:fldChar w:fldCharType="begin"/>
          </w:r>
          <w:r w:rsidRPr="00C17126">
            <w:instrText xml:space="preserve"> DOCPROPERTY  "Status"  </w:instrText>
          </w:r>
          <w:r w:rsidRPr="00C17126">
            <w:fldChar w:fldCharType="separate"/>
          </w:r>
          <w:r>
            <w:t>Draft</w:t>
          </w:r>
          <w:r w:rsidRPr="00C17126">
            <w:fldChar w:fldCharType="end"/>
          </w:r>
        </w:p>
      </w:tc>
    </w:tr>
    <w:tr w:rsidR="0084506F" w:rsidRPr="00C17126" w14:paraId="35DE859D" w14:textId="77777777" w:rsidTr="00D77C5B">
      <w:trPr>
        <w:trHeight w:val="67"/>
      </w:trPr>
      <w:tc>
        <w:tcPr>
          <w:tcW w:w="2646" w:type="dxa"/>
        </w:tcPr>
        <w:p w14:paraId="160E1CB7" w14:textId="77777777" w:rsidR="0084506F" w:rsidRPr="00C17126" w:rsidRDefault="0084506F" w:rsidP="00C17126">
          <w:pPr>
            <w:pStyle w:val="DataLabel"/>
          </w:pPr>
        </w:p>
        <w:p w14:paraId="367048F6" w14:textId="77777777" w:rsidR="0084506F" w:rsidRPr="00C17126" w:rsidRDefault="0084506F" w:rsidP="00C17126">
          <w:pPr>
            <w:pStyle w:val="DataLabel"/>
          </w:pPr>
        </w:p>
      </w:tc>
      <w:tc>
        <w:tcPr>
          <w:tcW w:w="7021" w:type="dxa"/>
        </w:tcPr>
        <w:p w14:paraId="0CABCCDA" w14:textId="77777777" w:rsidR="0084506F" w:rsidRPr="00C17126" w:rsidRDefault="0084506F" w:rsidP="00C17126">
          <w:pPr>
            <w:pStyle w:val="DataLabel"/>
          </w:pPr>
        </w:p>
      </w:tc>
    </w:tr>
  </w:tbl>
  <w:p w14:paraId="34B89747" w14:textId="77777777" w:rsidR="0084506F" w:rsidRPr="00C17126" w:rsidRDefault="0084506F" w:rsidP="00C17126">
    <w:pPr>
      <w:pStyle w:val="Footer"/>
    </w:pPr>
    <w:r w:rsidRPr="00C17126">
      <w:rPr>
        <w:lang w:val="en-GB" w:eastAsia="en-GB"/>
      </w:rPr>
      <w:drawing>
        <wp:anchor distT="0" distB="0" distL="114300" distR="114300" simplePos="0" relativeHeight="251656192" behindDoc="0" locked="1" layoutInCell="1" allowOverlap="1" wp14:anchorId="1AD2D7DF" wp14:editId="25B05643">
          <wp:simplePos x="0" y="0"/>
          <wp:positionH relativeFrom="rightMargin">
            <wp:posOffset>-1248410</wp:posOffset>
          </wp:positionH>
          <wp:positionV relativeFrom="page">
            <wp:posOffset>9843770</wp:posOffset>
          </wp:positionV>
          <wp:extent cx="1248410" cy="201930"/>
          <wp:effectExtent l="0" t="0" r="8890" b="7620"/>
          <wp:wrapNone/>
          <wp:docPr id="76"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B61F7" w14:textId="5DC70602" w:rsidR="0084506F" w:rsidRPr="00C17126" w:rsidRDefault="0084506F" w:rsidP="00C17126">
    <w:pPr>
      <w:pStyle w:val="Footer"/>
    </w:pPr>
    <w:r w:rsidRPr="00C17126">
      <w:t xml:space="preserve">Page </w:t>
    </w:r>
    <w:r w:rsidRPr="00C17126">
      <w:fldChar w:fldCharType="begin"/>
    </w:r>
    <w:r w:rsidRPr="00C17126">
      <w:instrText xml:space="preserve">PAGE  </w:instrText>
    </w:r>
    <w:r w:rsidRPr="00C17126">
      <w:fldChar w:fldCharType="separate"/>
    </w:r>
    <w:r w:rsidR="0006640D">
      <w:t>4</w:t>
    </w:r>
    <w:r w:rsidRPr="00C17126">
      <w:fldChar w:fldCharType="end"/>
    </w:r>
    <w:r w:rsidRPr="00C17126">
      <w:t>/</w:t>
    </w:r>
    <w:r w:rsidRPr="00C17126">
      <w:fldChar w:fldCharType="begin"/>
    </w:r>
    <w:r w:rsidRPr="00C17126">
      <w:instrText xml:space="preserve"> NUMPAGES </w:instrText>
    </w:r>
    <w:r w:rsidRPr="00C17126">
      <w:fldChar w:fldCharType="separate"/>
    </w:r>
    <w:r w:rsidR="0006640D">
      <w:t>15</w:t>
    </w:r>
    <w:r w:rsidRPr="00C17126">
      <w:fldChar w:fldCharType="end"/>
    </w:r>
  </w:p>
  <w:p w14:paraId="4C09F27C" w14:textId="3555C67A" w:rsidR="0084506F" w:rsidRPr="00A65A01" w:rsidRDefault="0084506F" w:rsidP="00A65A01">
    <w:pPr>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Pr>
        <w:rStyle w:val="PageNumber"/>
        <w:szCs w:val="16"/>
        <w:lang w:val="fr-FR"/>
      </w:rPr>
      <w:t xml:space="preserve">TPF </w:t>
    </w:r>
    <w:proofErr w:type="spellStart"/>
    <w:r>
      <w:rPr>
        <w:rStyle w:val="PageNumber"/>
        <w:szCs w:val="16"/>
        <w:lang w:val="fr-FR"/>
      </w:rPr>
      <w:t>generation</w:t>
    </w:r>
    <w:proofErr w:type="spellEnd"/>
    <w:r>
      <w:rPr>
        <w:rStyle w:val="PageNumber"/>
        <w:szCs w:val="16"/>
        <w:lang w:val="fr-FR"/>
      </w:rPr>
      <w:t xml:space="preserve"> application </w:t>
    </w:r>
    <w:proofErr w:type="spellStart"/>
    <w:r>
      <w:rPr>
        <w:rStyle w:val="PageNumber"/>
        <w:szCs w:val="16"/>
        <w:lang w:val="fr-FR"/>
      </w:rPr>
      <w:t>from</w:t>
    </w:r>
    <w:proofErr w:type="spellEnd"/>
    <w:r>
      <w:rPr>
        <w:rStyle w:val="PageNumber"/>
        <w:szCs w:val="16"/>
        <w:lang w:val="fr-FR"/>
      </w:rPr>
      <w:t xml:space="preserve"> APF file</w:t>
    </w:r>
    <w:r>
      <w:rPr>
        <w:rStyle w:val="PageNumber"/>
        <w:szCs w:val="16"/>
      </w:rPr>
      <w:fldChar w:fldCharType="end"/>
    </w:r>
  </w:p>
  <w:p w14:paraId="34A849E7" w14:textId="510B0E0C" w:rsidR="0084506F" w:rsidRPr="00C17126" w:rsidRDefault="0084506F"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t>12/02/2021</w:t>
    </w:r>
    <w:r>
      <w:fldChar w:fldCharType="end"/>
    </w:r>
    <w:r w:rsidRPr="00C17126">
      <w:t xml:space="preserve">  Ref </w:t>
    </w:r>
    <w:r w:rsidR="0024731C">
      <w:fldChar w:fldCharType="begin"/>
    </w:r>
    <w:r w:rsidR="0024731C">
      <w:instrText xml:space="preserve"> DOCPROPERTY  Reference \* MERGEFORMAT </w:instrText>
    </w:r>
    <w:r w:rsidR="0024731C">
      <w:fldChar w:fldCharType="separate"/>
    </w:r>
    <w:ins w:id="107" w:author="Francesca Covella" w:date="2021-02-26T09:54:00Z">
      <w:r>
        <w:t>ESA-INT-MCS-MAN-0002</w:t>
      </w:r>
    </w:ins>
    <w:r w:rsidR="0024731C">
      <w:fldChar w:fldCharType="end"/>
    </w:r>
    <w:r w:rsidRPr="00C17126">
      <w:t xml:space="preserve"> </w:t>
    </w:r>
    <w:r w:rsidRPr="00C17126">
      <w:rPr>
        <w:lang w:val="en-GB" w:eastAsia="en-GB"/>
      </w:rPr>
      <w:drawing>
        <wp:anchor distT="0" distB="0" distL="114300" distR="114300" simplePos="0" relativeHeight="251660288" behindDoc="0" locked="1" layoutInCell="1" allowOverlap="1" wp14:anchorId="700750FA" wp14:editId="63BA7650">
          <wp:simplePos x="0" y="0"/>
          <wp:positionH relativeFrom="rightMargin">
            <wp:posOffset>-1245235</wp:posOffset>
          </wp:positionH>
          <wp:positionV relativeFrom="page">
            <wp:posOffset>9848215</wp:posOffset>
          </wp:positionV>
          <wp:extent cx="1245235" cy="19748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F83F32" w14:textId="77777777" w:rsidR="0024731C" w:rsidRDefault="0024731C">
      <w:r>
        <w:separator/>
      </w:r>
    </w:p>
  </w:footnote>
  <w:footnote w:type="continuationSeparator" w:id="0">
    <w:p w14:paraId="79465783" w14:textId="77777777" w:rsidR="0024731C" w:rsidRDefault="00247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3940A" w14:textId="7559DDD7" w:rsidR="0084506F" w:rsidRDefault="0084506F"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9232D0E" w14:textId="77777777" w:rsidR="0084506F" w:rsidRDefault="0084506F" w:rsidP="00C17126">
    <w:pPr>
      <w:pStyle w:val="Classification"/>
    </w:pPr>
  </w:p>
  <w:p w14:paraId="058461CF" w14:textId="77777777" w:rsidR="0084506F" w:rsidRDefault="0084506F"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BBEC3" w14:textId="77777777" w:rsidR="0084506F" w:rsidRDefault="0084506F" w:rsidP="00C17126">
    <w:pPr>
      <w:pStyle w:val="Classification"/>
      <w:rPr>
        <w:ins w:id="2" w:author="Francesca Covella" w:date="2021-02-26T09:55:00Z"/>
        <w:b/>
        <w:noProof/>
        <w:lang w:val="en-GB"/>
      </w:rPr>
    </w:pPr>
    <w:r w:rsidRPr="00254E34">
      <w:rPr>
        <w:b/>
        <w:noProof/>
        <w:lang w:val="en-GB"/>
        <w:rPrChange w:id="3" w:author="Francesca Covella" w:date="2021-02-26T09:54:00Z">
          <w:rPr>
            <w:noProof/>
            <w:lang w:val="en-GB"/>
          </w:rPr>
        </w:rPrChange>
      </w:rPr>
      <w:fldChar w:fldCharType="begin"/>
    </w:r>
    <w:r w:rsidRPr="00254E34">
      <w:rPr>
        <w:b/>
        <w:noProof/>
        <w:lang w:val="en-GB"/>
        <w:rPrChange w:id="4" w:author="Francesca Covella" w:date="2021-02-26T09:54:00Z">
          <w:rPr>
            <w:noProof/>
            <w:lang w:val="en-GB"/>
          </w:rPr>
        </w:rPrChange>
      </w:rPr>
      <w:instrText xml:space="preserve"> DOCPROPERTY  Classification  \* MERGEFORMAT </w:instrText>
    </w:r>
    <w:r w:rsidRPr="00254E34">
      <w:rPr>
        <w:b/>
        <w:noProof/>
        <w:lang w:val="en-GB"/>
        <w:rPrChange w:id="5" w:author="Francesca Covella" w:date="2021-02-26T09:54:00Z">
          <w:rPr>
            <w:noProof/>
            <w:lang w:val="en-GB"/>
          </w:rPr>
        </w:rPrChange>
      </w:rPr>
      <w:fldChar w:fldCharType="separate"/>
    </w:r>
    <w:r w:rsidRPr="00254E34">
      <w:rPr>
        <w:b/>
        <w:noProof/>
        <w:lang w:val="en-GB"/>
        <w:rPrChange w:id="6" w:author="Francesca Covella" w:date="2021-02-26T09:54:00Z">
          <w:rPr>
            <w:noProof/>
            <w:lang w:val="en-GB"/>
          </w:rPr>
        </w:rPrChange>
      </w:rPr>
      <w:t>ESA UNCLASSIFIED - Limited Distribution</w:t>
    </w:r>
    <w:r w:rsidRPr="00254E34">
      <w:rPr>
        <w:b/>
        <w:noProof/>
        <w:lang w:val="en-GB"/>
        <w:rPrChange w:id="7" w:author="Francesca Covella" w:date="2021-02-26T09:54:00Z">
          <w:rPr>
            <w:noProof/>
            <w:lang w:val="en-GB"/>
          </w:rPr>
        </w:rPrChange>
      </w:rPr>
      <w:fldChar w:fldCharType="end"/>
    </w:r>
    <w:r w:rsidRPr="00254E34">
      <w:rPr>
        <w:b/>
        <w:noProof/>
        <w:lang w:val="en-GB"/>
        <w:rPrChange w:id="8" w:author="Francesca Covella" w:date="2021-02-26T09:54:00Z">
          <w:rPr>
            <w:noProof/>
            <w:lang w:val="en-GB"/>
          </w:rPr>
        </w:rPrChange>
      </w:rPr>
      <w:t xml:space="preserve"> </w:t>
    </w:r>
    <w:r w:rsidRPr="00254E34">
      <w:rPr>
        <w:b/>
        <w:noProof/>
        <w:lang w:val="en-GB"/>
        <w:rPrChange w:id="9" w:author="Francesca Covella" w:date="2021-02-26T09:54:00Z">
          <w:rPr>
            <w:noProof/>
            <w:lang w:val="en-GB"/>
          </w:rPr>
        </w:rPrChange>
      </w:rPr>
      <w:fldChar w:fldCharType="begin"/>
    </w:r>
    <w:r w:rsidRPr="00254E34">
      <w:rPr>
        <w:b/>
        <w:noProof/>
        <w:lang w:val="en-GB"/>
        <w:rPrChange w:id="10" w:author="Francesca Covella" w:date="2021-02-26T09:54:00Z">
          <w:rPr>
            <w:noProof/>
            <w:lang w:val="en-GB"/>
          </w:rPr>
        </w:rPrChange>
      </w:rPr>
      <w:instrText xml:space="preserve"> DOCPROPERTY  CAVEAT_Separator \* MERGEFORMAT </w:instrText>
    </w:r>
    <w:r w:rsidRPr="00254E34">
      <w:rPr>
        <w:b/>
        <w:noProof/>
        <w:lang w:val="en-GB"/>
        <w:rPrChange w:id="11" w:author="Francesca Covella" w:date="2021-02-26T09:54:00Z">
          <w:rPr>
            <w:noProof/>
            <w:lang w:val="en-GB"/>
          </w:rPr>
        </w:rPrChange>
      </w:rPr>
      <w:fldChar w:fldCharType="separate"/>
    </w:r>
    <w:ins w:id="12" w:author="Francesca Covella" w:date="2021-02-26T09:54:00Z">
      <w:r w:rsidRPr="00254E34">
        <w:rPr>
          <w:b/>
          <w:bCs/>
          <w:noProof/>
          <w:lang w:val="en-GB"/>
          <w:rPrChange w:id="13" w:author="Francesca Covella" w:date="2021-02-26T09:54:00Z">
            <w:rPr>
              <w:noProof/>
              <w:lang w:val="en-GB"/>
            </w:rPr>
          </w:rPrChange>
        </w:rPr>
        <w:t xml:space="preserve"> </w:t>
      </w:r>
    </w:ins>
    <w:del w:id="14" w:author="Francesca Covella" w:date="2021-02-26T09:54:00Z">
      <w:r w:rsidRPr="00254E34" w:rsidDel="00254E34">
        <w:rPr>
          <w:b/>
          <w:bCs/>
          <w:noProof/>
          <w:lang w:val="en-GB"/>
        </w:rPr>
        <w:delText xml:space="preserve"> </w:delText>
      </w:r>
    </w:del>
    <w:r w:rsidRPr="00254E34">
      <w:rPr>
        <w:b/>
        <w:noProof/>
        <w:lang w:val="en-GB"/>
        <w:rPrChange w:id="15" w:author="Francesca Covella" w:date="2021-02-26T09:54:00Z">
          <w:rPr>
            <w:noProof/>
            <w:lang w:val="en-GB"/>
          </w:rPr>
        </w:rPrChange>
      </w:rPr>
      <w:fldChar w:fldCharType="end"/>
    </w:r>
    <w:r w:rsidRPr="00254E34">
      <w:rPr>
        <w:b/>
        <w:noProof/>
        <w:lang w:val="en-GB"/>
        <w:rPrChange w:id="16" w:author="Francesca Covella" w:date="2021-02-26T09:54:00Z">
          <w:rPr>
            <w:noProof/>
            <w:lang w:val="en-GB"/>
          </w:rPr>
        </w:rPrChange>
      </w:rPr>
      <w:t xml:space="preserve"> </w:t>
    </w:r>
  </w:p>
  <w:p w14:paraId="65E5EB07" w14:textId="0085D1BC" w:rsidR="0084506F" w:rsidRPr="00254E34" w:rsidRDefault="0084506F" w:rsidP="00C17126">
    <w:pPr>
      <w:pStyle w:val="Classification"/>
      <w:rPr>
        <w:lang w:val="en-GB"/>
        <w:rPrChange w:id="17" w:author="Francesca Covella" w:date="2021-02-26T09:54:00Z">
          <w:rPr/>
        </w:rPrChange>
      </w:rPr>
    </w:pPr>
    <w:r w:rsidRPr="00254E34">
      <w:rPr>
        <w:lang w:val="en-GB"/>
        <w:rPrChange w:id="18" w:author="Francesca Covella" w:date="2021-02-26T09:54:00Z">
          <w:rPr>
            <w:noProof/>
            <w:lang w:val="en-GB"/>
          </w:rPr>
        </w:rPrChange>
      </w:rPr>
      <w:fldChar w:fldCharType="begin"/>
    </w:r>
    <w:r w:rsidRPr="00254E34">
      <w:rPr>
        <w:lang w:val="en-GB"/>
        <w:rPrChange w:id="19" w:author="Francesca Covella" w:date="2021-02-26T09:54:00Z">
          <w:rPr>
            <w:noProof/>
            <w:lang w:val="en-GB"/>
          </w:rPr>
        </w:rPrChange>
      </w:rPr>
      <w:instrText xml:space="preserve"> DOCPROPERTY  "Classification caveat" \* MERGEFORMAT </w:instrText>
    </w:r>
    <w:r w:rsidRPr="00254E34">
      <w:rPr>
        <w:lang w:val="en-GB"/>
        <w:rPrChange w:id="20" w:author="Francesca Covella" w:date="2021-02-26T09:54:00Z">
          <w:rPr>
            <w:noProof/>
            <w:lang w:val="en-GB"/>
          </w:rPr>
        </w:rPrChange>
      </w:rPr>
      <w:fldChar w:fldCharType="end"/>
    </w:r>
    <w:r w:rsidRPr="00254E34">
      <w:rPr>
        <w:noProof/>
        <w:lang w:val="en-GB" w:eastAsia="en-GB"/>
        <w:rPrChange w:id="21" w:author="Francesca Covella" w:date="2021-02-26T09:54:00Z">
          <w:rPr>
            <w:noProof/>
            <w:lang w:val="en-GB" w:eastAsia="en-GB"/>
          </w:rPr>
        </w:rPrChange>
      </w:rPr>
      <w:drawing>
        <wp:anchor distT="0" distB="0" distL="114300" distR="114300" simplePos="0" relativeHeight="251655168" behindDoc="1" locked="0" layoutInCell="1" allowOverlap="1" wp14:anchorId="3662A77B" wp14:editId="01BFF33A">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7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1A19" w14:textId="3BB60AD7" w:rsidR="0084506F" w:rsidRPr="00254E34" w:rsidRDefault="0084506F" w:rsidP="00C17126">
    <w:pPr>
      <w:pStyle w:val="Classification"/>
      <w:rPr>
        <w:b/>
        <w:lang w:val="en-GB"/>
        <w:rPrChange w:id="23" w:author="Francesca Covella" w:date="2021-02-26T09:59:00Z">
          <w:rPr>
            <w:lang w:val="en-GB"/>
          </w:rPr>
        </w:rPrChange>
      </w:rPr>
    </w:pPr>
    <w:r w:rsidRPr="00254E34">
      <w:rPr>
        <w:b/>
        <w:noProof/>
        <w:lang w:val="en-GB"/>
        <w:rPrChange w:id="24" w:author="Francesca Covella" w:date="2021-02-26T09:59:00Z">
          <w:rPr>
            <w:noProof/>
            <w:lang w:val="en-GB"/>
          </w:rPr>
        </w:rPrChange>
      </w:rPr>
      <w:fldChar w:fldCharType="begin"/>
    </w:r>
    <w:r w:rsidRPr="00254E34">
      <w:rPr>
        <w:b/>
        <w:noProof/>
        <w:lang w:val="en-GB"/>
        <w:rPrChange w:id="25" w:author="Francesca Covella" w:date="2021-02-26T09:59:00Z">
          <w:rPr>
            <w:noProof/>
            <w:lang w:val="en-GB"/>
          </w:rPr>
        </w:rPrChange>
      </w:rPr>
      <w:instrText xml:space="preserve"> DOCPROPERTY  Classification  \* MERGEFORMAT </w:instrText>
    </w:r>
    <w:r w:rsidRPr="00254E34">
      <w:rPr>
        <w:b/>
        <w:noProof/>
        <w:lang w:val="en-GB"/>
        <w:rPrChange w:id="26" w:author="Francesca Covella" w:date="2021-02-26T09:59:00Z">
          <w:rPr>
            <w:noProof/>
            <w:lang w:val="en-GB"/>
          </w:rPr>
        </w:rPrChange>
      </w:rPr>
      <w:fldChar w:fldCharType="separate"/>
    </w:r>
    <w:r w:rsidRPr="00254E34">
      <w:rPr>
        <w:b/>
        <w:noProof/>
        <w:lang w:val="en-GB"/>
        <w:rPrChange w:id="27" w:author="Francesca Covella" w:date="2021-02-26T09:59:00Z">
          <w:rPr>
            <w:noProof/>
            <w:lang w:val="en-GB"/>
          </w:rPr>
        </w:rPrChange>
      </w:rPr>
      <w:t>ESA UNCLASSIFIED - Limited Distribution</w:t>
    </w:r>
    <w:r w:rsidRPr="00254E34">
      <w:rPr>
        <w:b/>
        <w:noProof/>
        <w:lang w:val="en-GB"/>
        <w:rPrChange w:id="28" w:author="Francesca Covella" w:date="2021-02-26T09:59:00Z">
          <w:rPr>
            <w:noProof/>
            <w:lang w:val="en-GB"/>
          </w:rPr>
        </w:rPrChange>
      </w:rPr>
      <w:fldChar w:fldCharType="end"/>
    </w:r>
    <w:r w:rsidRPr="00254E34">
      <w:rPr>
        <w:b/>
        <w:noProof/>
        <w:lang w:val="en-GB"/>
        <w:rPrChange w:id="29" w:author="Francesca Covella" w:date="2021-02-26T09:59:00Z">
          <w:rPr>
            <w:noProof/>
            <w:lang w:val="en-GB"/>
          </w:rPr>
        </w:rPrChange>
      </w:rPr>
      <w:t xml:space="preserve"> </w:t>
    </w:r>
    <w:r w:rsidRPr="00254E34">
      <w:rPr>
        <w:b/>
        <w:noProof/>
        <w:lang w:val="en-GB"/>
        <w:rPrChange w:id="30" w:author="Francesca Covella" w:date="2021-02-26T09:59:00Z">
          <w:rPr>
            <w:noProof/>
            <w:lang w:val="en-GB"/>
          </w:rPr>
        </w:rPrChange>
      </w:rPr>
      <w:fldChar w:fldCharType="begin"/>
    </w:r>
    <w:r w:rsidRPr="00254E34">
      <w:rPr>
        <w:b/>
        <w:noProof/>
        <w:lang w:val="en-GB"/>
        <w:rPrChange w:id="31" w:author="Francesca Covella" w:date="2021-02-26T09:59:00Z">
          <w:rPr>
            <w:noProof/>
            <w:lang w:val="en-GB"/>
          </w:rPr>
        </w:rPrChange>
      </w:rPr>
      <w:instrText xml:space="preserve"> DOCPROPERTY  CAVEAT_Separator \* MERGEFORMAT </w:instrText>
    </w:r>
    <w:r w:rsidRPr="00254E34">
      <w:rPr>
        <w:b/>
        <w:noProof/>
        <w:lang w:val="en-GB"/>
        <w:rPrChange w:id="32" w:author="Francesca Covella" w:date="2021-02-26T09:59:00Z">
          <w:rPr>
            <w:noProof/>
            <w:lang w:val="en-GB"/>
          </w:rPr>
        </w:rPrChange>
      </w:rPr>
      <w:fldChar w:fldCharType="separate"/>
    </w:r>
    <w:ins w:id="33" w:author="Francesca Covella" w:date="2021-02-26T09:54:00Z">
      <w:r w:rsidRPr="00254E34">
        <w:rPr>
          <w:b/>
          <w:bCs/>
          <w:noProof/>
          <w:lang w:val="en-GB"/>
          <w:rPrChange w:id="34" w:author="Francesca Covella" w:date="2021-02-26T09:59:00Z">
            <w:rPr>
              <w:noProof/>
              <w:lang w:val="en-GB"/>
            </w:rPr>
          </w:rPrChange>
        </w:rPr>
        <w:t xml:space="preserve"> </w:t>
      </w:r>
    </w:ins>
    <w:del w:id="35" w:author="Francesca Covella" w:date="2021-02-26T09:54:00Z">
      <w:r w:rsidRPr="00254E34" w:rsidDel="00254E34">
        <w:rPr>
          <w:b/>
          <w:bCs/>
          <w:noProof/>
          <w:lang w:val="en-GB"/>
        </w:rPr>
        <w:delText xml:space="preserve"> </w:delText>
      </w:r>
    </w:del>
    <w:r w:rsidRPr="00254E34">
      <w:rPr>
        <w:b/>
        <w:noProof/>
        <w:lang w:val="en-GB"/>
        <w:rPrChange w:id="36" w:author="Francesca Covella" w:date="2021-02-26T09:59:00Z">
          <w:rPr>
            <w:noProof/>
            <w:lang w:val="en-GB"/>
          </w:rPr>
        </w:rPrChange>
      </w:rPr>
      <w:fldChar w:fldCharType="end"/>
    </w:r>
    <w:r w:rsidRPr="00254E34">
      <w:rPr>
        <w:b/>
        <w:noProof/>
        <w:lang w:val="en-GB"/>
        <w:rPrChange w:id="37" w:author="Francesca Covella" w:date="2021-02-26T09:59:00Z">
          <w:rPr>
            <w:noProof/>
            <w:lang w:val="en-GB"/>
          </w:rPr>
        </w:rPrChange>
      </w:rPr>
      <w:t xml:space="preserve"> </w:t>
    </w:r>
    <w:r w:rsidRPr="00254E34">
      <w:rPr>
        <w:b/>
        <w:noProof/>
        <w:lang w:val="en-GB"/>
        <w:rPrChange w:id="38" w:author="Francesca Covella" w:date="2021-02-26T09:59:00Z">
          <w:rPr>
            <w:noProof/>
            <w:lang w:val="en-GB"/>
          </w:rPr>
        </w:rPrChange>
      </w:rPr>
      <w:fldChar w:fldCharType="begin"/>
    </w:r>
    <w:r w:rsidRPr="00254E34">
      <w:rPr>
        <w:b/>
        <w:noProof/>
        <w:lang w:val="en-GB"/>
        <w:rPrChange w:id="39" w:author="Francesca Covella" w:date="2021-02-26T09:59:00Z">
          <w:rPr>
            <w:noProof/>
            <w:lang w:val="en-GB"/>
          </w:rPr>
        </w:rPrChange>
      </w:rPr>
      <w:instrText xml:space="preserve"> DOCPROPERTY  "Classification caveat" \* MERGEFORMAT </w:instrText>
    </w:r>
    <w:r w:rsidRPr="00254E34">
      <w:rPr>
        <w:b/>
        <w:noProof/>
        <w:lang w:val="en-GB"/>
        <w:rPrChange w:id="40" w:author="Francesca Covella" w:date="2021-02-26T09:59:00Z">
          <w:rPr>
            <w:noProof/>
            <w:lang w:val="en-GB"/>
          </w:rPr>
        </w:rPrChange>
      </w:rPr>
      <w:fldChar w:fldCharType="end"/>
    </w:r>
    <w:r w:rsidRPr="00254E34">
      <w:rPr>
        <w:b/>
        <w:noProof/>
        <w:lang w:val="en-GB" w:eastAsia="en-GB"/>
        <w:rPrChange w:id="41" w:author="Francesca Covella" w:date="2021-02-26T09:59:00Z">
          <w:rPr>
            <w:noProof/>
            <w:lang w:val="en-GB" w:eastAsia="en-GB"/>
          </w:rPr>
        </w:rPrChange>
      </w:rPr>
      <w:drawing>
        <wp:anchor distT="0" distB="0" distL="114300" distR="114300" simplePos="0" relativeHeight="251659264" behindDoc="1" locked="0" layoutInCell="1" allowOverlap="1" wp14:anchorId="476E8369" wp14:editId="75B423EB">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75"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5BE90" w14:textId="2D83C977" w:rsidR="0084506F" w:rsidRPr="00254E34" w:rsidRDefault="0084506F" w:rsidP="00C17126">
    <w:pPr>
      <w:pStyle w:val="Classification"/>
      <w:rPr>
        <w:b/>
        <w:rPrChange w:id="88" w:author="Francesca Covella" w:date="2021-02-26T10:02:00Z">
          <w:rPr/>
        </w:rPrChange>
      </w:rPr>
    </w:pPr>
    <w:r w:rsidRPr="00254E34">
      <w:rPr>
        <w:b/>
        <w:noProof/>
        <w:lang w:val="en-GB"/>
        <w:rPrChange w:id="89" w:author="Francesca Covella" w:date="2021-02-26T10:02:00Z">
          <w:rPr>
            <w:noProof/>
            <w:lang w:val="en-GB"/>
          </w:rPr>
        </w:rPrChange>
      </w:rPr>
      <w:fldChar w:fldCharType="begin"/>
    </w:r>
    <w:r w:rsidRPr="00254E34">
      <w:rPr>
        <w:b/>
        <w:noProof/>
        <w:lang w:val="en-GB"/>
        <w:rPrChange w:id="90" w:author="Francesca Covella" w:date="2021-02-26T10:02:00Z">
          <w:rPr>
            <w:noProof/>
            <w:lang w:val="en-GB"/>
          </w:rPr>
        </w:rPrChange>
      </w:rPr>
      <w:instrText xml:space="preserve"> DOCPROPERTY  Classification  \* MERGEFORMAT </w:instrText>
    </w:r>
    <w:r w:rsidRPr="00254E34">
      <w:rPr>
        <w:b/>
        <w:noProof/>
        <w:lang w:val="en-GB"/>
        <w:rPrChange w:id="91" w:author="Francesca Covella" w:date="2021-02-26T10:02:00Z">
          <w:rPr>
            <w:noProof/>
            <w:lang w:val="en-GB"/>
          </w:rPr>
        </w:rPrChange>
      </w:rPr>
      <w:fldChar w:fldCharType="separate"/>
    </w:r>
    <w:r w:rsidRPr="00254E34">
      <w:rPr>
        <w:b/>
        <w:noProof/>
        <w:lang w:val="en-GB"/>
        <w:rPrChange w:id="92" w:author="Francesca Covella" w:date="2021-02-26T10:02:00Z">
          <w:rPr>
            <w:noProof/>
            <w:lang w:val="en-GB"/>
          </w:rPr>
        </w:rPrChange>
      </w:rPr>
      <w:t>ESA UNCLASSIFIED - Limited Distribution</w:t>
    </w:r>
    <w:r w:rsidRPr="00254E34">
      <w:rPr>
        <w:b/>
        <w:noProof/>
        <w:lang w:val="en-GB"/>
        <w:rPrChange w:id="93" w:author="Francesca Covella" w:date="2021-02-26T10:02:00Z">
          <w:rPr>
            <w:noProof/>
            <w:lang w:val="en-GB"/>
          </w:rPr>
        </w:rPrChange>
      </w:rPr>
      <w:fldChar w:fldCharType="end"/>
    </w:r>
    <w:r w:rsidRPr="00254E34">
      <w:rPr>
        <w:b/>
        <w:noProof/>
        <w:lang w:val="en-GB"/>
        <w:rPrChange w:id="94" w:author="Francesca Covella" w:date="2021-02-26T10:02:00Z">
          <w:rPr>
            <w:noProof/>
            <w:lang w:val="en-GB"/>
          </w:rPr>
        </w:rPrChange>
      </w:rPr>
      <w:t xml:space="preserve"> </w:t>
    </w:r>
    <w:r w:rsidRPr="00254E34">
      <w:rPr>
        <w:b/>
        <w:noProof/>
        <w:lang w:val="en-GB"/>
        <w:rPrChange w:id="95" w:author="Francesca Covella" w:date="2021-02-26T10:02:00Z">
          <w:rPr>
            <w:noProof/>
            <w:lang w:val="en-GB"/>
          </w:rPr>
        </w:rPrChange>
      </w:rPr>
      <w:fldChar w:fldCharType="begin"/>
    </w:r>
    <w:r w:rsidRPr="00254E34">
      <w:rPr>
        <w:b/>
        <w:noProof/>
        <w:lang w:val="en-GB"/>
        <w:rPrChange w:id="96" w:author="Francesca Covella" w:date="2021-02-26T10:02:00Z">
          <w:rPr>
            <w:noProof/>
            <w:lang w:val="en-GB"/>
          </w:rPr>
        </w:rPrChange>
      </w:rPr>
      <w:instrText xml:space="preserve"> DOCPROPERTY  CAVEAT_Separator \* MERGEFORMAT </w:instrText>
    </w:r>
    <w:r w:rsidRPr="00254E34">
      <w:rPr>
        <w:b/>
        <w:noProof/>
        <w:lang w:val="en-GB"/>
        <w:rPrChange w:id="97" w:author="Francesca Covella" w:date="2021-02-26T10:02:00Z">
          <w:rPr>
            <w:noProof/>
            <w:lang w:val="en-GB"/>
          </w:rPr>
        </w:rPrChange>
      </w:rPr>
      <w:fldChar w:fldCharType="separate"/>
    </w:r>
    <w:ins w:id="98" w:author="Francesca Covella" w:date="2021-02-26T09:54:00Z">
      <w:r w:rsidRPr="00254E34">
        <w:rPr>
          <w:b/>
          <w:bCs/>
          <w:noProof/>
          <w:lang w:val="en-GB"/>
          <w:rPrChange w:id="99" w:author="Francesca Covella" w:date="2021-02-26T10:02:00Z">
            <w:rPr>
              <w:noProof/>
              <w:lang w:val="en-GB"/>
            </w:rPr>
          </w:rPrChange>
        </w:rPr>
        <w:t xml:space="preserve"> </w:t>
      </w:r>
    </w:ins>
    <w:del w:id="100" w:author="Francesca Covella" w:date="2021-02-26T09:54:00Z">
      <w:r w:rsidRPr="00254E34" w:rsidDel="00254E34">
        <w:rPr>
          <w:b/>
          <w:bCs/>
          <w:noProof/>
          <w:lang w:val="en-GB"/>
        </w:rPr>
        <w:delText xml:space="preserve"> </w:delText>
      </w:r>
    </w:del>
    <w:r w:rsidRPr="00254E34">
      <w:rPr>
        <w:b/>
        <w:noProof/>
        <w:lang w:val="en-GB"/>
        <w:rPrChange w:id="101" w:author="Francesca Covella" w:date="2021-02-26T10:02:00Z">
          <w:rPr>
            <w:noProof/>
            <w:lang w:val="en-GB"/>
          </w:rPr>
        </w:rPrChange>
      </w:rPr>
      <w:fldChar w:fldCharType="end"/>
    </w:r>
    <w:r w:rsidRPr="00254E34">
      <w:rPr>
        <w:b/>
        <w:noProof/>
        <w:lang w:val="en-GB"/>
        <w:rPrChange w:id="102" w:author="Francesca Covella" w:date="2021-02-26T10:02:00Z">
          <w:rPr>
            <w:noProof/>
            <w:lang w:val="en-GB"/>
          </w:rPr>
        </w:rPrChange>
      </w:rPr>
      <w:t xml:space="preserve"> </w:t>
    </w:r>
    <w:r w:rsidRPr="00254E34">
      <w:rPr>
        <w:b/>
        <w:noProof/>
        <w:lang w:val="en-GB"/>
        <w:rPrChange w:id="103" w:author="Francesca Covella" w:date="2021-02-26T10:02:00Z">
          <w:rPr>
            <w:noProof/>
            <w:lang w:val="en-GB"/>
          </w:rPr>
        </w:rPrChange>
      </w:rPr>
      <w:fldChar w:fldCharType="begin"/>
    </w:r>
    <w:r w:rsidRPr="00254E34">
      <w:rPr>
        <w:b/>
        <w:noProof/>
        <w:lang w:val="en-GB"/>
        <w:rPrChange w:id="104" w:author="Francesca Covella" w:date="2021-02-26T10:02:00Z">
          <w:rPr>
            <w:noProof/>
            <w:lang w:val="en-GB"/>
          </w:rPr>
        </w:rPrChange>
      </w:rPr>
      <w:instrText xml:space="preserve"> DOCPROPERTY  "Classification caveat" \* MERGEFORMAT </w:instrText>
    </w:r>
    <w:r w:rsidRPr="00254E34">
      <w:rPr>
        <w:b/>
        <w:noProof/>
        <w:lang w:val="en-GB"/>
        <w:rPrChange w:id="105" w:author="Francesca Covella" w:date="2021-02-26T10:02:00Z">
          <w:rPr>
            <w:noProof/>
            <w:lang w:val="en-GB"/>
          </w:rPr>
        </w:rPrChange>
      </w:rPr>
      <w:fldChar w:fldCharType="end"/>
    </w:r>
    <w:r w:rsidRPr="00254E34">
      <w:rPr>
        <w:b/>
        <w:noProof/>
        <w:lang w:val="en-GB" w:eastAsia="en-GB"/>
        <w:rPrChange w:id="106" w:author="Francesca Covella" w:date="2021-02-26T10:02:00Z">
          <w:rPr>
            <w:noProof/>
            <w:lang w:val="en-GB" w:eastAsia="en-GB"/>
          </w:rPr>
        </w:rPrChange>
      </w:rPr>
      <w:drawing>
        <wp:anchor distT="0" distB="0" distL="114300" distR="114300" simplePos="0" relativeHeight="251657216" behindDoc="1" locked="0" layoutInCell="1" allowOverlap="1" wp14:anchorId="78EA106B" wp14:editId="4684CF08">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C7CFF" w14:textId="77777777" w:rsidR="0084506F" w:rsidRDefault="0084506F" w:rsidP="00C17126">
    <w:pPr>
      <w:pStyle w:val="Classification"/>
    </w:pPr>
  </w:p>
  <w:p w14:paraId="75A3FE94" w14:textId="77777777" w:rsidR="0084506F" w:rsidRDefault="0084506F" w:rsidP="00C17126">
    <w:pPr>
      <w:pStyle w:val="Classification"/>
    </w:pPr>
  </w:p>
  <w:p w14:paraId="2F6A5998" w14:textId="77777777" w:rsidR="0084506F" w:rsidRDefault="0084506F" w:rsidP="00C17126">
    <w:pPr>
      <w:pStyle w:val="Classification"/>
    </w:pPr>
  </w:p>
  <w:p w14:paraId="1DFBF05E" w14:textId="77777777" w:rsidR="0084506F" w:rsidRDefault="0084506F"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1" w15:restartNumberingAfterBreak="0">
    <w:nsid w:val="50587D07"/>
    <w:multiLevelType w:val="hybridMultilevel"/>
    <w:tmpl w:val="A1E8AD3C"/>
    <w:lvl w:ilvl="0" w:tplc="08090011">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tentative="1">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12"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12"/>
  </w:num>
  <w:num w:numId="2">
    <w:abstractNumId w:val="10"/>
  </w:num>
  <w:num w:numId="3">
    <w:abstractNumId w:val="8"/>
  </w:num>
  <w:num w:numId="4">
    <w:abstractNumId w:val="6"/>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cesca Covella">
    <w15:presenceInfo w15:providerId="None" w15:userId="Francesca Covella"/>
  </w15:person>
  <w15:person w15:author="Richard Southworth">
    <w15:presenceInfo w15:providerId="None" w15:userId="Richard Southworth"/>
  </w15:person>
  <w15:person w15:author="Francesca Covella [2]">
    <w15:presenceInfo w15:providerId="AD" w15:userId="S-1-5-21-3877897231-801669177-1469586255-7843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proofState w:spelling="clean"/>
  <w:attachedTemplate r:id="rId1"/>
  <w:trackRevisions/>
  <w:defaultTabStop w:val="720"/>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ersion" w:val="2008"/>
  </w:docVars>
  <w:rsids>
    <w:rsidRoot w:val="00EB539D"/>
    <w:rsid w:val="0000015A"/>
    <w:rsid w:val="000022F8"/>
    <w:rsid w:val="000032DD"/>
    <w:rsid w:val="00003D84"/>
    <w:rsid w:val="00006A46"/>
    <w:rsid w:val="00007391"/>
    <w:rsid w:val="00010883"/>
    <w:rsid w:val="00012319"/>
    <w:rsid w:val="0001238A"/>
    <w:rsid w:val="00014161"/>
    <w:rsid w:val="0001535E"/>
    <w:rsid w:val="00016D88"/>
    <w:rsid w:val="000218CD"/>
    <w:rsid w:val="000236A1"/>
    <w:rsid w:val="000240FE"/>
    <w:rsid w:val="00024DBE"/>
    <w:rsid w:val="0002515F"/>
    <w:rsid w:val="00026149"/>
    <w:rsid w:val="00026E29"/>
    <w:rsid w:val="0002733F"/>
    <w:rsid w:val="000308F9"/>
    <w:rsid w:val="00030BA8"/>
    <w:rsid w:val="000334D3"/>
    <w:rsid w:val="000420AB"/>
    <w:rsid w:val="0004498F"/>
    <w:rsid w:val="000465A6"/>
    <w:rsid w:val="0004683F"/>
    <w:rsid w:val="000503B9"/>
    <w:rsid w:val="000543F4"/>
    <w:rsid w:val="00054660"/>
    <w:rsid w:val="00057E45"/>
    <w:rsid w:val="000632D3"/>
    <w:rsid w:val="0006384B"/>
    <w:rsid w:val="00064ED7"/>
    <w:rsid w:val="00066338"/>
    <w:rsid w:val="0006640D"/>
    <w:rsid w:val="000665C0"/>
    <w:rsid w:val="000665EF"/>
    <w:rsid w:val="00070C9E"/>
    <w:rsid w:val="00071846"/>
    <w:rsid w:val="0007347E"/>
    <w:rsid w:val="00073879"/>
    <w:rsid w:val="000744BB"/>
    <w:rsid w:val="00083796"/>
    <w:rsid w:val="00083807"/>
    <w:rsid w:val="00084A7C"/>
    <w:rsid w:val="00084DF6"/>
    <w:rsid w:val="00085B27"/>
    <w:rsid w:val="00090A8A"/>
    <w:rsid w:val="000960DF"/>
    <w:rsid w:val="00096CB8"/>
    <w:rsid w:val="000A09CB"/>
    <w:rsid w:val="000A17AF"/>
    <w:rsid w:val="000A22B6"/>
    <w:rsid w:val="000A233B"/>
    <w:rsid w:val="000A27E9"/>
    <w:rsid w:val="000A3F27"/>
    <w:rsid w:val="000B5B6F"/>
    <w:rsid w:val="000B5BD9"/>
    <w:rsid w:val="000C03F4"/>
    <w:rsid w:val="000C0895"/>
    <w:rsid w:val="000C2726"/>
    <w:rsid w:val="000C55C8"/>
    <w:rsid w:val="000C6064"/>
    <w:rsid w:val="000C7C5F"/>
    <w:rsid w:val="000D1A1D"/>
    <w:rsid w:val="000E163C"/>
    <w:rsid w:val="000E39EB"/>
    <w:rsid w:val="000E507C"/>
    <w:rsid w:val="000F29FC"/>
    <w:rsid w:val="000F6D78"/>
    <w:rsid w:val="000F7F16"/>
    <w:rsid w:val="00100757"/>
    <w:rsid w:val="00103E06"/>
    <w:rsid w:val="00105E51"/>
    <w:rsid w:val="00107A75"/>
    <w:rsid w:val="00107E16"/>
    <w:rsid w:val="00112E09"/>
    <w:rsid w:val="00113A63"/>
    <w:rsid w:val="00117EB4"/>
    <w:rsid w:val="0012051B"/>
    <w:rsid w:val="00120DD5"/>
    <w:rsid w:val="001211FF"/>
    <w:rsid w:val="00123428"/>
    <w:rsid w:val="0012547E"/>
    <w:rsid w:val="00127B0F"/>
    <w:rsid w:val="00130C89"/>
    <w:rsid w:val="00132D43"/>
    <w:rsid w:val="00135FC3"/>
    <w:rsid w:val="0013707E"/>
    <w:rsid w:val="00137638"/>
    <w:rsid w:val="00140439"/>
    <w:rsid w:val="00141215"/>
    <w:rsid w:val="00143494"/>
    <w:rsid w:val="001441B5"/>
    <w:rsid w:val="00145149"/>
    <w:rsid w:val="001455AC"/>
    <w:rsid w:val="0014719F"/>
    <w:rsid w:val="00150DFC"/>
    <w:rsid w:val="00150E5C"/>
    <w:rsid w:val="00155817"/>
    <w:rsid w:val="0015677F"/>
    <w:rsid w:val="001604E3"/>
    <w:rsid w:val="001646DA"/>
    <w:rsid w:val="00165356"/>
    <w:rsid w:val="0017006D"/>
    <w:rsid w:val="0018034F"/>
    <w:rsid w:val="00184375"/>
    <w:rsid w:val="001843D2"/>
    <w:rsid w:val="001923E5"/>
    <w:rsid w:val="00192572"/>
    <w:rsid w:val="00192C25"/>
    <w:rsid w:val="001941F2"/>
    <w:rsid w:val="001A0D6E"/>
    <w:rsid w:val="001A2ED4"/>
    <w:rsid w:val="001A4FC5"/>
    <w:rsid w:val="001B11E2"/>
    <w:rsid w:val="001B155B"/>
    <w:rsid w:val="001B22A7"/>
    <w:rsid w:val="001B2829"/>
    <w:rsid w:val="001B3DBB"/>
    <w:rsid w:val="001B446D"/>
    <w:rsid w:val="001B4E1E"/>
    <w:rsid w:val="001C4ECB"/>
    <w:rsid w:val="001C4FEB"/>
    <w:rsid w:val="001C7E8D"/>
    <w:rsid w:val="001D0559"/>
    <w:rsid w:val="001D0566"/>
    <w:rsid w:val="001D0B29"/>
    <w:rsid w:val="001D7310"/>
    <w:rsid w:val="001E0782"/>
    <w:rsid w:val="001E0AAD"/>
    <w:rsid w:val="001E1B29"/>
    <w:rsid w:val="001E6520"/>
    <w:rsid w:val="001F27B8"/>
    <w:rsid w:val="001F2C68"/>
    <w:rsid w:val="001F4C6A"/>
    <w:rsid w:val="001F7EEF"/>
    <w:rsid w:val="00204324"/>
    <w:rsid w:val="0021237E"/>
    <w:rsid w:val="0021411B"/>
    <w:rsid w:val="00214469"/>
    <w:rsid w:val="00214724"/>
    <w:rsid w:val="002161D2"/>
    <w:rsid w:val="002166DE"/>
    <w:rsid w:val="0021731D"/>
    <w:rsid w:val="00217721"/>
    <w:rsid w:val="00220DAA"/>
    <w:rsid w:val="00223B7A"/>
    <w:rsid w:val="00230E83"/>
    <w:rsid w:val="00230EA2"/>
    <w:rsid w:val="0023476D"/>
    <w:rsid w:val="00236703"/>
    <w:rsid w:val="00236713"/>
    <w:rsid w:val="00236CC1"/>
    <w:rsid w:val="0023720B"/>
    <w:rsid w:val="00237217"/>
    <w:rsid w:val="002376A1"/>
    <w:rsid w:val="0024198F"/>
    <w:rsid w:val="002419EC"/>
    <w:rsid w:val="00243BC6"/>
    <w:rsid w:val="00244057"/>
    <w:rsid w:val="002452D2"/>
    <w:rsid w:val="002468CE"/>
    <w:rsid w:val="0024731C"/>
    <w:rsid w:val="00250181"/>
    <w:rsid w:val="00254E34"/>
    <w:rsid w:val="002577DC"/>
    <w:rsid w:val="00261089"/>
    <w:rsid w:val="00263EAC"/>
    <w:rsid w:val="00265310"/>
    <w:rsid w:val="002662F9"/>
    <w:rsid w:val="002705DD"/>
    <w:rsid w:val="00271535"/>
    <w:rsid w:val="00274351"/>
    <w:rsid w:val="002744A3"/>
    <w:rsid w:val="002773ED"/>
    <w:rsid w:val="00284E77"/>
    <w:rsid w:val="0028613E"/>
    <w:rsid w:val="002865E9"/>
    <w:rsid w:val="0029092E"/>
    <w:rsid w:val="00290FC5"/>
    <w:rsid w:val="00291881"/>
    <w:rsid w:val="0029339A"/>
    <w:rsid w:val="002A3B49"/>
    <w:rsid w:val="002A70F8"/>
    <w:rsid w:val="002B065D"/>
    <w:rsid w:val="002B166A"/>
    <w:rsid w:val="002B2817"/>
    <w:rsid w:val="002B36E7"/>
    <w:rsid w:val="002B59E5"/>
    <w:rsid w:val="002C4421"/>
    <w:rsid w:val="002D1C29"/>
    <w:rsid w:val="002D4255"/>
    <w:rsid w:val="002D44CE"/>
    <w:rsid w:val="002D5F71"/>
    <w:rsid w:val="002D6125"/>
    <w:rsid w:val="002E1A08"/>
    <w:rsid w:val="002E217A"/>
    <w:rsid w:val="002E3666"/>
    <w:rsid w:val="002E4872"/>
    <w:rsid w:val="002E5EFD"/>
    <w:rsid w:val="002E6B0F"/>
    <w:rsid w:val="00303351"/>
    <w:rsid w:val="00305125"/>
    <w:rsid w:val="00306BBE"/>
    <w:rsid w:val="00314D90"/>
    <w:rsid w:val="00317CCC"/>
    <w:rsid w:val="00326037"/>
    <w:rsid w:val="00326F28"/>
    <w:rsid w:val="003272FE"/>
    <w:rsid w:val="003344E2"/>
    <w:rsid w:val="00335E7E"/>
    <w:rsid w:val="00335F41"/>
    <w:rsid w:val="00336118"/>
    <w:rsid w:val="00336594"/>
    <w:rsid w:val="00336D67"/>
    <w:rsid w:val="0034310A"/>
    <w:rsid w:val="00343A6E"/>
    <w:rsid w:val="003453EA"/>
    <w:rsid w:val="00352AAB"/>
    <w:rsid w:val="00360395"/>
    <w:rsid w:val="00362BB4"/>
    <w:rsid w:val="003631B4"/>
    <w:rsid w:val="0036345A"/>
    <w:rsid w:val="00366471"/>
    <w:rsid w:val="0036775D"/>
    <w:rsid w:val="00367B4C"/>
    <w:rsid w:val="00367B96"/>
    <w:rsid w:val="00373FB3"/>
    <w:rsid w:val="00376ABC"/>
    <w:rsid w:val="00382D20"/>
    <w:rsid w:val="00384DB0"/>
    <w:rsid w:val="00384F26"/>
    <w:rsid w:val="003900CD"/>
    <w:rsid w:val="00390A34"/>
    <w:rsid w:val="00390FBD"/>
    <w:rsid w:val="003A29DA"/>
    <w:rsid w:val="003A4635"/>
    <w:rsid w:val="003A5137"/>
    <w:rsid w:val="003A523B"/>
    <w:rsid w:val="003B14E1"/>
    <w:rsid w:val="003B3572"/>
    <w:rsid w:val="003B59B4"/>
    <w:rsid w:val="003B672E"/>
    <w:rsid w:val="003B7075"/>
    <w:rsid w:val="003B7D04"/>
    <w:rsid w:val="003C00D9"/>
    <w:rsid w:val="003C5F38"/>
    <w:rsid w:val="003C6C6E"/>
    <w:rsid w:val="003D05D0"/>
    <w:rsid w:val="003D068A"/>
    <w:rsid w:val="003D0E0D"/>
    <w:rsid w:val="003D2356"/>
    <w:rsid w:val="003D29EE"/>
    <w:rsid w:val="003D4BD1"/>
    <w:rsid w:val="003E145D"/>
    <w:rsid w:val="003F6831"/>
    <w:rsid w:val="003F790D"/>
    <w:rsid w:val="0040077E"/>
    <w:rsid w:val="00400FB6"/>
    <w:rsid w:val="004025C1"/>
    <w:rsid w:val="004037EA"/>
    <w:rsid w:val="00404507"/>
    <w:rsid w:val="004060E1"/>
    <w:rsid w:val="00414A05"/>
    <w:rsid w:val="00416828"/>
    <w:rsid w:val="004173DE"/>
    <w:rsid w:val="004210CF"/>
    <w:rsid w:val="004210EB"/>
    <w:rsid w:val="00421C05"/>
    <w:rsid w:val="00422465"/>
    <w:rsid w:val="004233A3"/>
    <w:rsid w:val="00423499"/>
    <w:rsid w:val="00426038"/>
    <w:rsid w:val="0042693A"/>
    <w:rsid w:val="00431BB2"/>
    <w:rsid w:val="00433008"/>
    <w:rsid w:val="00436F05"/>
    <w:rsid w:val="004401CF"/>
    <w:rsid w:val="004419E6"/>
    <w:rsid w:val="004475B8"/>
    <w:rsid w:val="00450A69"/>
    <w:rsid w:val="00451BC5"/>
    <w:rsid w:val="00451CA1"/>
    <w:rsid w:val="004523B0"/>
    <w:rsid w:val="0045307F"/>
    <w:rsid w:val="004600C1"/>
    <w:rsid w:val="00460577"/>
    <w:rsid w:val="00464115"/>
    <w:rsid w:val="004652C9"/>
    <w:rsid w:val="004716A5"/>
    <w:rsid w:val="00472915"/>
    <w:rsid w:val="00484651"/>
    <w:rsid w:val="004870F5"/>
    <w:rsid w:val="00487E14"/>
    <w:rsid w:val="00490321"/>
    <w:rsid w:val="00490CD9"/>
    <w:rsid w:val="00494B8B"/>
    <w:rsid w:val="00495194"/>
    <w:rsid w:val="004968D5"/>
    <w:rsid w:val="004A56DE"/>
    <w:rsid w:val="004A5916"/>
    <w:rsid w:val="004B0A32"/>
    <w:rsid w:val="004B1F61"/>
    <w:rsid w:val="004B3863"/>
    <w:rsid w:val="004C29B1"/>
    <w:rsid w:val="004C32B5"/>
    <w:rsid w:val="004D1244"/>
    <w:rsid w:val="004D148F"/>
    <w:rsid w:val="004D42C8"/>
    <w:rsid w:val="004D46DE"/>
    <w:rsid w:val="004E0B8B"/>
    <w:rsid w:val="004E3B66"/>
    <w:rsid w:val="004E59F3"/>
    <w:rsid w:val="004E5D06"/>
    <w:rsid w:val="004F24FC"/>
    <w:rsid w:val="004F5DE8"/>
    <w:rsid w:val="004F72DB"/>
    <w:rsid w:val="004F7BC4"/>
    <w:rsid w:val="0050068B"/>
    <w:rsid w:val="00500A6D"/>
    <w:rsid w:val="00500BC2"/>
    <w:rsid w:val="005036EB"/>
    <w:rsid w:val="00506070"/>
    <w:rsid w:val="00506D79"/>
    <w:rsid w:val="00512E2D"/>
    <w:rsid w:val="005156E7"/>
    <w:rsid w:val="005178C5"/>
    <w:rsid w:val="00517901"/>
    <w:rsid w:val="00520EC9"/>
    <w:rsid w:val="00524691"/>
    <w:rsid w:val="00524E22"/>
    <w:rsid w:val="0052554A"/>
    <w:rsid w:val="00527F79"/>
    <w:rsid w:val="00530F2A"/>
    <w:rsid w:val="00536041"/>
    <w:rsid w:val="005408AC"/>
    <w:rsid w:val="00540947"/>
    <w:rsid w:val="00542842"/>
    <w:rsid w:val="00542900"/>
    <w:rsid w:val="005439A3"/>
    <w:rsid w:val="005439F2"/>
    <w:rsid w:val="00543B61"/>
    <w:rsid w:val="00545C98"/>
    <w:rsid w:val="00545EBC"/>
    <w:rsid w:val="00546E5C"/>
    <w:rsid w:val="005474BC"/>
    <w:rsid w:val="00547C14"/>
    <w:rsid w:val="00552539"/>
    <w:rsid w:val="005537F2"/>
    <w:rsid w:val="00555689"/>
    <w:rsid w:val="005566C9"/>
    <w:rsid w:val="0056371A"/>
    <w:rsid w:val="00564367"/>
    <w:rsid w:val="00567ABA"/>
    <w:rsid w:val="0057171D"/>
    <w:rsid w:val="00572411"/>
    <w:rsid w:val="00575C0A"/>
    <w:rsid w:val="00580878"/>
    <w:rsid w:val="00580B39"/>
    <w:rsid w:val="005817D7"/>
    <w:rsid w:val="005823EB"/>
    <w:rsid w:val="00582887"/>
    <w:rsid w:val="00582E74"/>
    <w:rsid w:val="005901CF"/>
    <w:rsid w:val="005905F0"/>
    <w:rsid w:val="0059095E"/>
    <w:rsid w:val="00590F50"/>
    <w:rsid w:val="005945E0"/>
    <w:rsid w:val="00595A23"/>
    <w:rsid w:val="005A0BED"/>
    <w:rsid w:val="005A2C3A"/>
    <w:rsid w:val="005A5764"/>
    <w:rsid w:val="005A7503"/>
    <w:rsid w:val="005B027E"/>
    <w:rsid w:val="005B3F1F"/>
    <w:rsid w:val="005B5ECB"/>
    <w:rsid w:val="005B7A9C"/>
    <w:rsid w:val="005C10D6"/>
    <w:rsid w:val="005C18EF"/>
    <w:rsid w:val="005C6B6E"/>
    <w:rsid w:val="005D0C74"/>
    <w:rsid w:val="005D527C"/>
    <w:rsid w:val="005D5286"/>
    <w:rsid w:val="005D6EF2"/>
    <w:rsid w:val="005D77D3"/>
    <w:rsid w:val="005E12E9"/>
    <w:rsid w:val="005E4B03"/>
    <w:rsid w:val="005E689C"/>
    <w:rsid w:val="005F2C1E"/>
    <w:rsid w:val="005F40ED"/>
    <w:rsid w:val="005F67A8"/>
    <w:rsid w:val="005F707A"/>
    <w:rsid w:val="00602BE4"/>
    <w:rsid w:val="00603D52"/>
    <w:rsid w:val="00606E45"/>
    <w:rsid w:val="00610842"/>
    <w:rsid w:val="00610D73"/>
    <w:rsid w:val="00613984"/>
    <w:rsid w:val="006168EC"/>
    <w:rsid w:val="00617D38"/>
    <w:rsid w:val="0062262E"/>
    <w:rsid w:val="00624D83"/>
    <w:rsid w:val="00627011"/>
    <w:rsid w:val="0062702E"/>
    <w:rsid w:val="00627516"/>
    <w:rsid w:val="006339C1"/>
    <w:rsid w:val="00636519"/>
    <w:rsid w:val="00640952"/>
    <w:rsid w:val="00642571"/>
    <w:rsid w:val="006432BD"/>
    <w:rsid w:val="006440BE"/>
    <w:rsid w:val="0065076F"/>
    <w:rsid w:val="00655679"/>
    <w:rsid w:val="006604BD"/>
    <w:rsid w:val="00663032"/>
    <w:rsid w:val="0066459A"/>
    <w:rsid w:val="0066504B"/>
    <w:rsid w:val="00667FED"/>
    <w:rsid w:val="006733D8"/>
    <w:rsid w:val="00675E49"/>
    <w:rsid w:val="0068038A"/>
    <w:rsid w:val="00684692"/>
    <w:rsid w:val="00685FED"/>
    <w:rsid w:val="0069287B"/>
    <w:rsid w:val="00693E2E"/>
    <w:rsid w:val="00694075"/>
    <w:rsid w:val="00694E04"/>
    <w:rsid w:val="00694F95"/>
    <w:rsid w:val="006968A3"/>
    <w:rsid w:val="00696D49"/>
    <w:rsid w:val="006A5B43"/>
    <w:rsid w:val="006A6DE5"/>
    <w:rsid w:val="006B0CF2"/>
    <w:rsid w:val="006B1654"/>
    <w:rsid w:val="006B17E4"/>
    <w:rsid w:val="006B19D7"/>
    <w:rsid w:val="006B3C9E"/>
    <w:rsid w:val="006B4082"/>
    <w:rsid w:val="006B40C5"/>
    <w:rsid w:val="006B5742"/>
    <w:rsid w:val="006B7D40"/>
    <w:rsid w:val="006C307E"/>
    <w:rsid w:val="006C31C1"/>
    <w:rsid w:val="006C7CC2"/>
    <w:rsid w:val="006D08F0"/>
    <w:rsid w:val="006D20B1"/>
    <w:rsid w:val="006D28CF"/>
    <w:rsid w:val="006D403A"/>
    <w:rsid w:val="006D6497"/>
    <w:rsid w:val="006D700F"/>
    <w:rsid w:val="006E0FD8"/>
    <w:rsid w:val="006E16BD"/>
    <w:rsid w:val="006E32CF"/>
    <w:rsid w:val="006E52C0"/>
    <w:rsid w:val="006E7405"/>
    <w:rsid w:val="006F0C63"/>
    <w:rsid w:val="006F181E"/>
    <w:rsid w:val="006F28ED"/>
    <w:rsid w:val="006F37D1"/>
    <w:rsid w:val="006F5B38"/>
    <w:rsid w:val="006F6059"/>
    <w:rsid w:val="00700A4E"/>
    <w:rsid w:val="0071100B"/>
    <w:rsid w:val="0071149A"/>
    <w:rsid w:val="00711EB8"/>
    <w:rsid w:val="00711FFE"/>
    <w:rsid w:val="007153D8"/>
    <w:rsid w:val="007168C2"/>
    <w:rsid w:val="00716E10"/>
    <w:rsid w:val="00721B9B"/>
    <w:rsid w:val="007248C5"/>
    <w:rsid w:val="00725373"/>
    <w:rsid w:val="007305DC"/>
    <w:rsid w:val="00730E61"/>
    <w:rsid w:val="00731BD9"/>
    <w:rsid w:val="00736D6C"/>
    <w:rsid w:val="00737462"/>
    <w:rsid w:val="007379E3"/>
    <w:rsid w:val="00747C58"/>
    <w:rsid w:val="007508E0"/>
    <w:rsid w:val="00750E83"/>
    <w:rsid w:val="00751D59"/>
    <w:rsid w:val="0075223A"/>
    <w:rsid w:val="007559D8"/>
    <w:rsid w:val="007559FF"/>
    <w:rsid w:val="00756E4C"/>
    <w:rsid w:val="007742FC"/>
    <w:rsid w:val="00774FE9"/>
    <w:rsid w:val="007754D1"/>
    <w:rsid w:val="007765D6"/>
    <w:rsid w:val="00784C1C"/>
    <w:rsid w:val="007870FC"/>
    <w:rsid w:val="00787EBB"/>
    <w:rsid w:val="007902BF"/>
    <w:rsid w:val="00790E21"/>
    <w:rsid w:val="00794AB3"/>
    <w:rsid w:val="00796839"/>
    <w:rsid w:val="00796B37"/>
    <w:rsid w:val="007A01D2"/>
    <w:rsid w:val="007A0963"/>
    <w:rsid w:val="007A0E0E"/>
    <w:rsid w:val="007A1081"/>
    <w:rsid w:val="007A1999"/>
    <w:rsid w:val="007A47B8"/>
    <w:rsid w:val="007A4C40"/>
    <w:rsid w:val="007A60A7"/>
    <w:rsid w:val="007A645F"/>
    <w:rsid w:val="007A73CB"/>
    <w:rsid w:val="007B1262"/>
    <w:rsid w:val="007C418D"/>
    <w:rsid w:val="007D0CB3"/>
    <w:rsid w:val="007D1A70"/>
    <w:rsid w:val="007E0C2D"/>
    <w:rsid w:val="007E1F5E"/>
    <w:rsid w:val="007E40B0"/>
    <w:rsid w:val="007E46B0"/>
    <w:rsid w:val="007E4BC9"/>
    <w:rsid w:val="007E5536"/>
    <w:rsid w:val="007E7F7D"/>
    <w:rsid w:val="007F08DE"/>
    <w:rsid w:val="007F0A0B"/>
    <w:rsid w:val="007F2B2B"/>
    <w:rsid w:val="007F6B34"/>
    <w:rsid w:val="00800F0D"/>
    <w:rsid w:val="00804065"/>
    <w:rsid w:val="0081193B"/>
    <w:rsid w:val="008126C5"/>
    <w:rsid w:val="0081482D"/>
    <w:rsid w:val="0082082B"/>
    <w:rsid w:val="008214E3"/>
    <w:rsid w:val="00821B98"/>
    <w:rsid w:val="00824DF6"/>
    <w:rsid w:val="00824F25"/>
    <w:rsid w:val="00825BA3"/>
    <w:rsid w:val="00832EEF"/>
    <w:rsid w:val="00835174"/>
    <w:rsid w:val="00837A65"/>
    <w:rsid w:val="0084284B"/>
    <w:rsid w:val="0084506F"/>
    <w:rsid w:val="00845229"/>
    <w:rsid w:val="0085009C"/>
    <w:rsid w:val="00854CB7"/>
    <w:rsid w:val="0085641C"/>
    <w:rsid w:val="00856F4E"/>
    <w:rsid w:val="00857211"/>
    <w:rsid w:val="00860B64"/>
    <w:rsid w:val="00863139"/>
    <w:rsid w:val="00870479"/>
    <w:rsid w:val="0087057A"/>
    <w:rsid w:val="00873EAA"/>
    <w:rsid w:val="0087714E"/>
    <w:rsid w:val="00880EF7"/>
    <w:rsid w:val="00883557"/>
    <w:rsid w:val="00887B36"/>
    <w:rsid w:val="008914DB"/>
    <w:rsid w:val="008931C2"/>
    <w:rsid w:val="00894013"/>
    <w:rsid w:val="008A2FAF"/>
    <w:rsid w:val="008A3C87"/>
    <w:rsid w:val="008A70C5"/>
    <w:rsid w:val="008B41D9"/>
    <w:rsid w:val="008B42B7"/>
    <w:rsid w:val="008B58D0"/>
    <w:rsid w:val="008B6440"/>
    <w:rsid w:val="008B66D2"/>
    <w:rsid w:val="008C540F"/>
    <w:rsid w:val="008E224A"/>
    <w:rsid w:val="008E3668"/>
    <w:rsid w:val="008F188C"/>
    <w:rsid w:val="008F3EC3"/>
    <w:rsid w:val="008F633D"/>
    <w:rsid w:val="00900669"/>
    <w:rsid w:val="009010CE"/>
    <w:rsid w:val="00907355"/>
    <w:rsid w:val="0091047A"/>
    <w:rsid w:val="00911872"/>
    <w:rsid w:val="009121AC"/>
    <w:rsid w:val="009127F0"/>
    <w:rsid w:val="00912D1D"/>
    <w:rsid w:val="00916C04"/>
    <w:rsid w:val="00920FC8"/>
    <w:rsid w:val="00921C3D"/>
    <w:rsid w:val="00931C1C"/>
    <w:rsid w:val="0093223A"/>
    <w:rsid w:val="0093316D"/>
    <w:rsid w:val="0093431F"/>
    <w:rsid w:val="009372C6"/>
    <w:rsid w:val="00937F19"/>
    <w:rsid w:val="00947EFC"/>
    <w:rsid w:val="0095061D"/>
    <w:rsid w:val="009509D4"/>
    <w:rsid w:val="00954AB9"/>
    <w:rsid w:val="009557BE"/>
    <w:rsid w:val="00956756"/>
    <w:rsid w:val="009570E4"/>
    <w:rsid w:val="0095746A"/>
    <w:rsid w:val="00957626"/>
    <w:rsid w:val="009630BA"/>
    <w:rsid w:val="00965E79"/>
    <w:rsid w:val="00967589"/>
    <w:rsid w:val="00971A3A"/>
    <w:rsid w:val="00971CC4"/>
    <w:rsid w:val="00972A84"/>
    <w:rsid w:val="00974399"/>
    <w:rsid w:val="009745D8"/>
    <w:rsid w:val="00974E37"/>
    <w:rsid w:val="009751EE"/>
    <w:rsid w:val="00976743"/>
    <w:rsid w:val="00976FD2"/>
    <w:rsid w:val="0097721A"/>
    <w:rsid w:val="00977BFD"/>
    <w:rsid w:val="00982FC9"/>
    <w:rsid w:val="00984B10"/>
    <w:rsid w:val="00987098"/>
    <w:rsid w:val="00992F58"/>
    <w:rsid w:val="009958FB"/>
    <w:rsid w:val="009A1027"/>
    <w:rsid w:val="009A1605"/>
    <w:rsid w:val="009A2180"/>
    <w:rsid w:val="009A5649"/>
    <w:rsid w:val="009B1179"/>
    <w:rsid w:val="009B2DA1"/>
    <w:rsid w:val="009B7826"/>
    <w:rsid w:val="009C10D8"/>
    <w:rsid w:val="009C142B"/>
    <w:rsid w:val="009C1C22"/>
    <w:rsid w:val="009C6984"/>
    <w:rsid w:val="009D29D1"/>
    <w:rsid w:val="009D3B5B"/>
    <w:rsid w:val="009D3DE3"/>
    <w:rsid w:val="009D4EE9"/>
    <w:rsid w:val="009D57E2"/>
    <w:rsid w:val="009D71F2"/>
    <w:rsid w:val="009E05A2"/>
    <w:rsid w:val="009E1951"/>
    <w:rsid w:val="009E1DEE"/>
    <w:rsid w:val="009E20B5"/>
    <w:rsid w:val="009E5DDF"/>
    <w:rsid w:val="009E75F1"/>
    <w:rsid w:val="009E7FA5"/>
    <w:rsid w:val="009F32FC"/>
    <w:rsid w:val="009F3523"/>
    <w:rsid w:val="009F4DD6"/>
    <w:rsid w:val="009F7222"/>
    <w:rsid w:val="009F744F"/>
    <w:rsid w:val="00A000AB"/>
    <w:rsid w:val="00A01789"/>
    <w:rsid w:val="00A03173"/>
    <w:rsid w:val="00A05BB4"/>
    <w:rsid w:val="00A06777"/>
    <w:rsid w:val="00A11321"/>
    <w:rsid w:val="00A11781"/>
    <w:rsid w:val="00A127E5"/>
    <w:rsid w:val="00A135B2"/>
    <w:rsid w:val="00A161A5"/>
    <w:rsid w:val="00A24AF6"/>
    <w:rsid w:val="00A26720"/>
    <w:rsid w:val="00A31C78"/>
    <w:rsid w:val="00A330CA"/>
    <w:rsid w:val="00A338CF"/>
    <w:rsid w:val="00A359BB"/>
    <w:rsid w:val="00A35A31"/>
    <w:rsid w:val="00A36C61"/>
    <w:rsid w:val="00A373DD"/>
    <w:rsid w:val="00A44482"/>
    <w:rsid w:val="00A44539"/>
    <w:rsid w:val="00A4640A"/>
    <w:rsid w:val="00A54FED"/>
    <w:rsid w:val="00A56348"/>
    <w:rsid w:val="00A5735A"/>
    <w:rsid w:val="00A64866"/>
    <w:rsid w:val="00A65A01"/>
    <w:rsid w:val="00A65DA9"/>
    <w:rsid w:val="00A729C6"/>
    <w:rsid w:val="00A82B21"/>
    <w:rsid w:val="00A843CB"/>
    <w:rsid w:val="00A852AA"/>
    <w:rsid w:val="00A86486"/>
    <w:rsid w:val="00A8771A"/>
    <w:rsid w:val="00A87781"/>
    <w:rsid w:val="00A92C11"/>
    <w:rsid w:val="00A93675"/>
    <w:rsid w:val="00A971A8"/>
    <w:rsid w:val="00A97E28"/>
    <w:rsid w:val="00AA0A67"/>
    <w:rsid w:val="00AA1C1A"/>
    <w:rsid w:val="00AA2A87"/>
    <w:rsid w:val="00AA5FCB"/>
    <w:rsid w:val="00AA75D2"/>
    <w:rsid w:val="00AB22BC"/>
    <w:rsid w:val="00AB5F83"/>
    <w:rsid w:val="00AB732C"/>
    <w:rsid w:val="00AC0FD2"/>
    <w:rsid w:val="00AC373C"/>
    <w:rsid w:val="00AC7AAC"/>
    <w:rsid w:val="00AD467F"/>
    <w:rsid w:val="00AD514C"/>
    <w:rsid w:val="00AD5610"/>
    <w:rsid w:val="00AE0558"/>
    <w:rsid w:val="00AE48D3"/>
    <w:rsid w:val="00AE622A"/>
    <w:rsid w:val="00AE6ECE"/>
    <w:rsid w:val="00AF0335"/>
    <w:rsid w:val="00AF45B2"/>
    <w:rsid w:val="00AF524F"/>
    <w:rsid w:val="00AF56C1"/>
    <w:rsid w:val="00AF6783"/>
    <w:rsid w:val="00AF77CC"/>
    <w:rsid w:val="00AF7907"/>
    <w:rsid w:val="00B02F19"/>
    <w:rsid w:val="00B03121"/>
    <w:rsid w:val="00B07DAB"/>
    <w:rsid w:val="00B20303"/>
    <w:rsid w:val="00B20578"/>
    <w:rsid w:val="00B21AE1"/>
    <w:rsid w:val="00B220E9"/>
    <w:rsid w:val="00B26EAF"/>
    <w:rsid w:val="00B2781C"/>
    <w:rsid w:val="00B317B2"/>
    <w:rsid w:val="00B33CC4"/>
    <w:rsid w:val="00B35D2E"/>
    <w:rsid w:val="00B37641"/>
    <w:rsid w:val="00B4302C"/>
    <w:rsid w:val="00B4444D"/>
    <w:rsid w:val="00B444ED"/>
    <w:rsid w:val="00B5055E"/>
    <w:rsid w:val="00B5057B"/>
    <w:rsid w:val="00B52009"/>
    <w:rsid w:val="00B52555"/>
    <w:rsid w:val="00B54EB8"/>
    <w:rsid w:val="00B55CEE"/>
    <w:rsid w:val="00B60D66"/>
    <w:rsid w:val="00B60F72"/>
    <w:rsid w:val="00B641FE"/>
    <w:rsid w:val="00B653E2"/>
    <w:rsid w:val="00B6677A"/>
    <w:rsid w:val="00B67684"/>
    <w:rsid w:val="00B70E39"/>
    <w:rsid w:val="00B70FDA"/>
    <w:rsid w:val="00B7440F"/>
    <w:rsid w:val="00B83603"/>
    <w:rsid w:val="00B83846"/>
    <w:rsid w:val="00B860A2"/>
    <w:rsid w:val="00B86E45"/>
    <w:rsid w:val="00B9149D"/>
    <w:rsid w:val="00B92849"/>
    <w:rsid w:val="00B93CB5"/>
    <w:rsid w:val="00B962DE"/>
    <w:rsid w:val="00B978BF"/>
    <w:rsid w:val="00BA3BBE"/>
    <w:rsid w:val="00BA7A59"/>
    <w:rsid w:val="00BC0667"/>
    <w:rsid w:val="00BC5534"/>
    <w:rsid w:val="00BC6929"/>
    <w:rsid w:val="00BD19D5"/>
    <w:rsid w:val="00BD2953"/>
    <w:rsid w:val="00BD3369"/>
    <w:rsid w:val="00BD61AA"/>
    <w:rsid w:val="00BD7004"/>
    <w:rsid w:val="00BD719E"/>
    <w:rsid w:val="00BD7504"/>
    <w:rsid w:val="00BE1131"/>
    <w:rsid w:val="00BE1866"/>
    <w:rsid w:val="00BE2E53"/>
    <w:rsid w:val="00BF0409"/>
    <w:rsid w:val="00BF2F80"/>
    <w:rsid w:val="00BF3F3D"/>
    <w:rsid w:val="00BF463E"/>
    <w:rsid w:val="00BF5BF8"/>
    <w:rsid w:val="00C019F7"/>
    <w:rsid w:val="00C04D09"/>
    <w:rsid w:val="00C0745B"/>
    <w:rsid w:val="00C10089"/>
    <w:rsid w:val="00C11583"/>
    <w:rsid w:val="00C127B0"/>
    <w:rsid w:val="00C15D11"/>
    <w:rsid w:val="00C161A8"/>
    <w:rsid w:val="00C17126"/>
    <w:rsid w:val="00C230D9"/>
    <w:rsid w:val="00C272AE"/>
    <w:rsid w:val="00C27D80"/>
    <w:rsid w:val="00C30855"/>
    <w:rsid w:val="00C347F5"/>
    <w:rsid w:val="00C35A32"/>
    <w:rsid w:val="00C365F2"/>
    <w:rsid w:val="00C43598"/>
    <w:rsid w:val="00C47661"/>
    <w:rsid w:val="00C5240A"/>
    <w:rsid w:val="00C54012"/>
    <w:rsid w:val="00C56FA2"/>
    <w:rsid w:val="00C5781F"/>
    <w:rsid w:val="00C61133"/>
    <w:rsid w:val="00C61921"/>
    <w:rsid w:val="00C62965"/>
    <w:rsid w:val="00C6366A"/>
    <w:rsid w:val="00C64108"/>
    <w:rsid w:val="00C72C54"/>
    <w:rsid w:val="00C73180"/>
    <w:rsid w:val="00C74B3C"/>
    <w:rsid w:val="00C75CB4"/>
    <w:rsid w:val="00C76DB8"/>
    <w:rsid w:val="00C85D5B"/>
    <w:rsid w:val="00C86DE6"/>
    <w:rsid w:val="00C87F70"/>
    <w:rsid w:val="00C910BC"/>
    <w:rsid w:val="00C9244D"/>
    <w:rsid w:val="00C95837"/>
    <w:rsid w:val="00C95FC1"/>
    <w:rsid w:val="00C96F39"/>
    <w:rsid w:val="00CA30BE"/>
    <w:rsid w:val="00CA5D5D"/>
    <w:rsid w:val="00CB0214"/>
    <w:rsid w:val="00CB26C8"/>
    <w:rsid w:val="00CB36C9"/>
    <w:rsid w:val="00CB3F4F"/>
    <w:rsid w:val="00CB4AE3"/>
    <w:rsid w:val="00CB597C"/>
    <w:rsid w:val="00CC0449"/>
    <w:rsid w:val="00CC22C1"/>
    <w:rsid w:val="00CC2421"/>
    <w:rsid w:val="00CC54D9"/>
    <w:rsid w:val="00CC7B6B"/>
    <w:rsid w:val="00CD383E"/>
    <w:rsid w:val="00CD4427"/>
    <w:rsid w:val="00CD46A5"/>
    <w:rsid w:val="00CE0DF0"/>
    <w:rsid w:val="00CE63A6"/>
    <w:rsid w:val="00CF16AA"/>
    <w:rsid w:val="00CF398D"/>
    <w:rsid w:val="00CF7EC5"/>
    <w:rsid w:val="00D02CCE"/>
    <w:rsid w:val="00D1470A"/>
    <w:rsid w:val="00D1485C"/>
    <w:rsid w:val="00D15FD3"/>
    <w:rsid w:val="00D16C0B"/>
    <w:rsid w:val="00D20940"/>
    <w:rsid w:val="00D20A60"/>
    <w:rsid w:val="00D21011"/>
    <w:rsid w:val="00D22E10"/>
    <w:rsid w:val="00D272CE"/>
    <w:rsid w:val="00D27788"/>
    <w:rsid w:val="00D3768C"/>
    <w:rsid w:val="00D4750C"/>
    <w:rsid w:val="00D47926"/>
    <w:rsid w:val="00D50EC1"/>
    <w:rsid w:val="00D52FED"/>
    <w:rsid w:val="00D56E62"/>
    <w:rsid w:val="00D62239"/>
    <w:rsid w:val="00D623DC"/>
    <w:rsid w:val="00D6378D"/>
    <w:rsid w:val="00D63892"/>
    <w:rsid w:val="00D67364"/>
    <w:rsid w:val="00D77BA0"/>
    <w:rsid w:val="00D77C5B"/>
    <w:rsid w:val="00D8712F"/>
    <w:rsid w:val="00D913DF"/>
    <w:rsid w:val="00D91533"/>
    <w:rsid w:val="00D92B4C"/>
    <w:rsid w:val="00D9319F"/>
    <w:rsid w:val="00D933F0"/>
    <w:rsid w:val="00D93A8E"/>
    <w:rsid w:val="00D97D0B"/>
    <w:rsid w:val="00DA1A64"/>
    <w:rsid w:val="00DA5E58"/>
    <w:rsid w:val="00DA6214"/>
    <w:rsid w:val="00DB0315"/>
    <w:rsid w:val="00DB0E53"/>
    <w:rsid w:val="00DB0F7B"/>
    <w:rsid w:val="00DB260F"/>
    <w:rsid w:val="00DC114B"/>
    <w:rsid w:val="00DC19F4"/>
    <w:rsid w:val="00DC2939"/>
    <w:rsid w:val="00DC6BAA"/>
    <w:rsid w:val="00DD221B"/>
    <w:rsid w:val="00DD458C"/>
    <w:rsid w:val="00DD504D"/>
    <w:rsid w:val="00DD68E1"/>
    <w:rsid w:val="00DD6D47"/>
    <w:rsid w:val="00DE0B61"/>
    <w:rsid w:val="00DE0F3A"/>
    <w:rsid w:val="00DE2079"/>
    <w:rsid w:val="00DE3A1E"/>
    <w:rsid w:val="00DE4FFE"/>
    <w:rsid w:val="00DE5D8F"/>
    <w:rsid w:val="00DF26EB"/>
    <w:rsid w:val="00DF439B"/>
    <w:rsid w:val="00E00DE2"/>
    <w:rsid w:val="00E017F7"/>
    <w:rsid w:val="00E0308F"/>
    <w:rsid w:val="00E05B2B"/>
    <w:rsid w:val="00E07C2E"/>
    <w:rsid w:val="00E128B4"/>
    <w:rsid w:val="00E12D32"/>
    <w:rsid w:val="00E12EFC"/>
    <w:rsid w:val="00E13FA2"/>
    <w:rsid w:val="00E15724"/>
    <w:rsid w:val="00E15D23"/>
    <w:rsid w:val="00E22B41"/>
    <w:rsid w:val="00E23481"/>
    <w:rsid w:val="00E33253"/>
    <w:rsid w:val="00E3361A"/>
    <w:rsid w:val="00E34D0E"/>
    <w:rsid w:val="00E413B3"/>
    <w:rsid w:val="00E418F4"/>
    <w:rsid w:val="00E45205"/>
    <w:rsid w:val="00E531EC"/>
    <w:rsid w:val="00E542DE"/>
    <w:rsid w:val="00E57863"/>
    <w:rsid w:val="00E605A9"/>
    <w:rsid w:val="00E64A7E"/>
    <w:rsid w:val="00E65686"/>
    <w:rsid w:val="00E72BDD"/>
    <w:rsid w:val="00E730F4"/>
    <w:rsid w:val="00E7488E"/>
    <w:rsid w:val="00E80300"/>
    <w:rsid w:val="00E82620"/>
    <w:rsid w:val="00E82C41"/>
    <w:rsid w:val="00E85781"/>
    <w:rsid w:val="00E87C46"/>
    <w:rsid w:val="00E90403"/>
    <w:rsid w:val="00E95FBA"/>
    <w:rsid w:val="00E97962"/>
    <w:rsid w:val="00EA2FCF"/>
    <w:rsid w:val="00EA3F35"/>
    <w:rsid w:val="00EA4FF1"/>
    <w:rsid w:val="00EA58D7"/>
    <w:rsid w:val="00EA6991"/>
    <w:rsid w:val="00EB0116"/>
    <w:rsid w:val="00EB2056"/>
    <w:rsid w:val="00EB3083"/>
    <w:rsid w:val="00EB38E7"/>
    <w:rsid w:val="00EB3975"/>
    <w:rsid w:val="00EB539D"/>
    <w:rsid w:val="00EB59AF"/>
    <w:rsid w:val="00EC1164"/>
    <w:rsid w:val="00EC5D81"/>
    <w:rsid w:val="00EC6578"/>
    <w:rsid w:val="00EC6CA8"/>
    <w:rsid w:val="00EC76BB"/>
    <w:rsid w:val="00ED089B"/>
    <w:rsid w:val="00ED221E"/>
    <w:rsid w:val="00ED2D7F"/>
    <w:rsid w:val="00ED4CE0"/>
    <w:rsid w:val="00ED7369"/>
    <w:rsid w:val="00EE0C64"/>
    <w:rsid w:val="00EE4122"/>
    <w:rsid w:val="00EE50B4"/>
    <w:rsid w:val="00EE6456"/>
    <w:rsid w:val="00EF2A85"/>
    <w:rsid w:val="00EF39F2"/>
    <w:rsid w:val="00EF5098"/>
    <w:rsid w:val="00F01569"/>
    <w:rsid w:val="00F01630"/>
    <w:rsid w:val="00F03AF6"/>
    <w:rsid w:val="00F05CF6"/>
    <w:rsid w:val="00F10624"/>
    <w:rsid w:val="00F10960"/>
    <w:rsid w:val="00F11D02"/>
    <w:rsid w:val="00F11F22"/>
    <w:rsid w:val="00F12197"/>
    <w:rsid w:val="00F14101"/>
    <w:rsid w:val="00F1738C"/>
    <w:rsid w:val="00F20A10"/>
    <w:rsid w:val="00F23F52"/>
    <w:rsid w:val="00F24E91"/>
    <w:rsid w:val="00F30D37"/>
    <w:rsid w:val="00F312F2"/>
    <w:rsid w:val="00F345AE"/>
    <w:rsid w:val="00F3758A"/>
    <w:rsid w:val="00F430A7"/>
    <w:rsid w:val="00F447CF"/>
    <w:rsid w:val="00F46CCA"/>
    <w:rsid w:val="00F47980"/>
    <w:rsid w:val="00F504BD"/>
    <w:rsid w:val="00F5163A"/>
    <w:rsid w:val="00F60159"/>
    <w:rsid w:val="00F60A8C"/>
    <w:rsid w:val="00F62AF5"/>
    <w:rsid w:val="00F641FC"/>
    <w:rsid w:val="00F6420F"/>
    <w:rsid w:val="00F6727B"/>
    <w:rsid w:val="00F67379"/>
    <w:rsid w:val="00F70F5E"/>
    <w:rsid w:val="00F71993"/>
    <w:rsid w:val="00F771AE"/>
    <w:rsid w:val="00F77CBD"/>
    <w:rsid w:val="00F82556"/>
    <w:rsid w:val="00F82FE2"/>
    <w:rsid w:val="00F83C65"/>
    <w:rsid w:val="00F86FF3"/>
    <w:rsid w:val="00F8744B"/>
    <w:rsid w:val="00F87A9F"/>
    <w:rsid w:val="00F93A87"/>
    <w:rsid w:val="00F93CDD"/>
    <w:rsid w:val="00F94F40"/>
    <w:rsid w:val="00F964F6"/>
    <w:rsid w:val="00FA0554"/>
    <w:rsid w:val="00FA06F0"/>
    <w:rsid w:val="00FA117B"/>
    <w:rsid w:val="00FA33AD"/>
    <w:rsid w:val="00FA7DD4"/>
    <w:rsid w:val="00FB0680"/>
    <w:rsid w:val="00FB42F8"/>
    <w:rsid w:val="00FB4578"/>
    <w:rsid w:val="00FB49AA"/>
    <w:rsid w:val="00FB4BA5"/>
    <w:rsid w:val="00FB5BA5"/>
    <w:rsid w:val="00FC0D45"/>
    <w:rsid w:val="00FC0DCE"/>
    <w:rsid w:val="00FC0DEF"/>
    <w:rsid w:val="00FC1E6E"/>
    <w:rsid w:val="00FC3C02"/>
    <w:rsid w:val="00FC584D"/>
    <w:rsid w:val="00FC70E3"/>
    <w:rsid w:val="00FC7DC5"/>
    <w:rsid w:val="00FD25A4"/>
    <w:rsid w:val="00FD3319"/>
    <w:rsid w:val="00FD4072"/>
    <w:rsid w:val="00FD6B83"/>
    <w:rsid w:val="00FE0154"/>
    <w:rsid w:val="00FE04B8"/>
    <w:rsid w:val="00FE1BB2"/>
    <w:rsid w:val="00FE4523"/>
    <w:rsid w:val="00FE59C4"/>
    <w:rsid w:val="00FF1969"/>
    <w:rsid w:val="00FF23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1BC0F8"/>
  <w15:docId w15:val="{CC83265F-534B-468A-98F9-D8A69933D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8D5"/>
  </w:style>
  <w:style w:type="paragraph" w:styleId="Heading1">
    <w:name w:val="heading 1"/>
    <w:basedOn w:val="Normal"/>
    <w:next w:val="Normal"/>
    <w:link w:val="Heading1Char"/>
    <w:uiPriority w:val="4"/>
    <w:qFormat/>
    <w:rsid w:val="00C17126"/>
    <w:pPr>
      <w:numPr>
        <w:numId w:val="30"/>
      </w:numPr>
      <w:spacing w:before="240" w:after="240" w:line="240" w:lineRule="auto"/>
      <w:outlineLvl w:val="0"/>
    </w:pPr>
    <w:rPr>
      <w:b/>
      <w:caps/>
      <w:sz w:val="28"/>
    </w:rPr>
  </w:style>
  <w:style w:type="paragraph" w:styleId="Heading2">
    <w:name w:val="heading 2"/>
    <w:basedOn w:val="Normal"/>
    <w:next w:val="BodytextJustified"/>
    <w:link w:val="Heading2Char"/>
    <w:uiPriority w:val="4"/>
    <w:qFormat/>
    <w:rsid w:val="00C17126"/>
    <w:pPr>
      <w:keepNext/>
      <w:numPr>
        <w:ilvl w:val="1"/>
        <w:numId w:val="30"/>
      </w:numPr>
      <w:spacing w:before="240" w:after="120" w:line="240" w:lineRule="auto"/>
      <w:outlineLvl w:val="1"/>
    </w:pPr>
    <w:rPr>
      <w:rFonts w:cs="Arial"/>
      <w:b/>
      <w:bCs/>
      <w:iCs/>
      <w:sz w:val="28"/>
      <w:szCs w:val="28"/>
    </w:rPr>
  </w:style>
  <w:style w:type="paragraph" w:styleId="Heading3">
    <w:name w:val="heading 3"/>
    <w:basedOn w:val="Normal"/>
    <w:next w:val="BodytextJustified"/>
    <w:link w:val="Heading3Char"/>
    <w:uiPriority w:val="4"/>
    <w:qFormat/>
    <w:rsid w:val="00C17126"/>
    <w:pPr>
      <w:keepNext/>
      <w:numPr>
        <w:ilvl w:val="2"/>
        <w:numId w:val="30"/>
      </w:numPr>
      <w:spacing w:before="240" w:after="120" w:line="240" w:lineRule="auto"/>
      <w:outlineLvl w:val="2"/>
    </w:pPr>
    <w:rPr>
      <w:rFonts w:cs="Arial"/>
      <w:b/>
      <w:bCs/>
      <w:i/>
      <w:sz w:val="26"/>
      <w:szCs w:val="26"/>
    </w:rPr>
  </w:style>
  <w:style w:type="paragraph" w:styleId="Heading4">
    <w:name w:val="heading 4"/>
    <w:basedOn w:val="Normal"/>
    <w:next w:val="BodytextJustified"/>
    <w:link w:val="Heading4Char"/>
    <w:uiPriority w:val="4"/>
    <w:qFormat/>
    <w:rsid w:val="00C17126"/>
    <w:pPr>
      <w:keepNext/>
      <w:numPr>
        <w:ilvl w:val="3"/>
        <w:numId w:val="30"/>
      </w:numPr>
      <w:spacing w:before="240" w:after="120" w:line="240" w:lineRule="auto"/>
      <w:outlineLvl w:val="3"/>
    </w:pPr>
    <w:rPr>
      <w:b/>
      <w:bCs/>
      <w:szCs w:val="28"/>
    </w:rPr>
  </w:style>
  <w:style w:type="paragraph" w:styleId="Heading5">
    <w:name w:val="heading 5"/>
    <w:basedOn w:val="Normal"/>
    <w:next w:val="BodytextJustified"/>
    <w:uiPriority w:val="4"/>
    <w:qFormat/>
    <w:locked/>
    <w:rsid w:val="00C17126"/>
    <w:pPr>
      <w:keepNext/>
      <w:numPr>
        <w:ilvl w:val="4"/>
        <w:numId w:val="30"/>
      </w:numPr>
      <w:spacing w:before="240" w:after="60" w:line="240" w:lineRule="auto"/>
      <w:outlineLvl w:val="4"/>
    </w:pPr>
    <w:rPr>
      <w:b/>
      <w:bCs/>
      <w:i/>
      <w:iCs/>
      <w:szCs w:val="26"/>
    </w:rPr>
  </w:style>
  <w:style w:type="paragraph" w:styleId="Heading6">
    <w:name w:val="heading 6"/>
    <w:basedOn w:val="Normal"/>
    <w:next w:val="BodytextJustified"/>
    <w:semiHidden/>
    <w:qFormat/>
    <w:rsid w:val="00C17126"/>
    <w:pPr>
      <w:numPr>
        <w:ilvl w:val="5"/>
        <w:numId w:val="30"/>
      </w:numPr>
      <w:spacing w:before="240" w:after="60" w:line="240" w:lineRule="auto"/>
      <w:outlineLvl w:val="5"/>
    </w:pPr>
    <w:rPr>
      <w:bCs/>
      <w:szCs w:val="22"/>
    </w:rPr>
  </w:style>
  <w:style w:type="paragraph" w:styleId="Heading7">
    <w:name w:val="heading 7"/>
    <w:basedOn w:val="Normal"/>
    <w:next w:val="BodytextJustified"/>
    <w:semiHidden/>
    <w:qFormat/>
    <w:rsid w:val="00C17126"/>
    <w:pPr>
      <w:numPr>
        <w:ilvl w:val="6"/>
        <w:numId w:val="30"/>
      </w:numPr>
      <w:spacing w:before="240" w:after="60" w:line="240" w:lineRule="auto"/>
      <w:outlineLvl w:val="6"/>
    </w:pPr>
    <w:rPr>
      <w:i/>
    </w:rPr>
  </w:style>
  <w:style w:type="paragraph" w:styleId="Heading8">
    <w:name w:val="heading 8"/>
    <w:basedOn w:val="Normal"/>
    <w:next w:val="BodytextJustified"/>
    <w:semiHidden/>
    <w:qFormat/>
    <w:rsid w:val="00C17126"/>
    <w:pPr>
      <w:numPr>
        <w:ilvl w:val="7"/>
        <w:numId w:val="30"/>
      </w:numPr>
      <w:spacing w:before="240" w:after="60" w:line="240" w:lineRule="auto"/>
      <w:outlineLvl w:val="7"/>
    </w:pPr>
    <w:rPr>
      <w:iCs/>
    </w:rPr>
  </w:style>
  <w:style w:type="paragraph" w:styleId="Heading9">
    <w:name w:val="heading 9"/>
    <w:basedOn w:val="Normal"/>
    <w:next w:val="BodytextJustified"/>
    <w:semiHidden/>
    <w:rsid w:val="00C17126"/>
    <w:pPr>
      <w:numPr>
        <w:ilvl w:val="8"/>
        <w:numId w:val="1"/>
      </w:numPr>
      <w:tabs>
        <w:tab w:val="clear" w:pos="1728"/>
        <w:tab w:val="num" w:pos="1584"/>
      </w:tabs>
      <w:spacing w:before="240" w:after="60" w:line="240" w:lineRule="auto"/>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jc w:val="both"/>
    </w:pPr>
    <w:rPr>
      <w:szCs w:val="20"/>
    </w:rPr>
  </w:style>
  <w:style w:type="paragraph" w:styleId="Title">
    <w:name w:val="Title"/>
    <w:basedOn w:val="Normal"/>
    <w:next w:val="Normal"/>
    <w:link w:val="TitleChar"/>
    <w:rsid w:val="00C17126"/>
    <w:pPr>
      <w:spacing w:line="240" w:lineRule="auto"/>
    </w:pPr>
    <w:rPr>
      <w:sz w:val="36"/>
    </w:rPr>
  </w:style>
  <w:style w:type="character" w:customStyle="1" w:styleId="TitleChar">
    <w:name w:val="Title Char"/>
    <w:basedOn w:val="DefaultParagraphFont"/>
    <w:link w:val="Title"/>
    <w:rsid w:val="00C17126"/>
    <w:rPr>
      <w:rFonts w:ascii="Georgia" w:eastAsiaTheme="minorHAnsi" w:hAnsi="Georgia" w:cstheme="minorBidi"/>
      <w:sz w:val="36"/>
      <w:szCs w:val="24"/>
      <w:lang w:val="en-GB"/>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C17126"/>
    <w:pPr>
      <w:tabs>
        <w:tab w:val="left" w:pos="397"/>
        <w:tab w:val="right" w:leader="dot" w:pos="9630"/>
      </w:tabs>
    </w:pPr>
    <w:rPr>
      <w:b/>
      <w:bCs/>
      <w:caps/>
      <w:noProof/>
      <w:szCs w:val="20"/>
    </w:rPr>
  </w:style>
  <w:style w:type="paragraph" w:styleId="TOC2">
    <w:name w:val="toc 2"/>
    <w:basedOn w:val="Normal"/>
    <w:next w:val="Normal"/>
    <w:autoRedefine/>
    <w:uiPriority w:val="39"/>
    <w:locked/>
    <w:rsid w:val="00C17126"/>
    <w:pPr>
      <w:tabs>
        <w:tab w:val="left" w:pos="454"/>
        <w:tab w:val="right" w:leader="dot" w:pos="9630"/>
      </w:tabs>
    </w:pPr>
    <w:rPr>
      <w:noProof/>
      <w:szCs w:val="20"/>
    </w:rPr>
  </w:style>
  <w:style w:type="paragraph" w:styleId="TOC3">
    <w:name w:val="toc 3"/>
    <w:basedOn w:val="Normal"/>
    <w:next w:val="Normal"/>
    <w:autoRedefine/>
    <w:uiPriority w:val="39"/>
    <w:semiHidden/>
    <w:locked/>
    <w:rsid w:val="00C17126"/>
    <w:pPr>
      <w:tabs>
        <w:tab w:val="left" w:pos="567"/>
        <w:tab w:val="right" w:leader="dot" w:pos="9630"/>
      </w:tabs>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C17126"/>
    <w:pPr>
      <w:tabs>
        <w:tab w:val="left" w:pos="709"/>
        <w:tab w:val="right" w:leader="dot" w:pos="9628"/>
      </w:tabs>
    </w:pPr>
  </w:style>
  <w:style w:type="paragraph" w:styleId="TOC5">
    <w:name w:val="toc 5"/>
    <w:basedOn w:val="Normal"/>
    <w:next w:val="Normal"/>
    <w:autoRedefine/>
    <w:uiPriority w:val="39"/>
    <w:semiHidden/>
    <w:unhideWhenUsed/>
    <w:rsid w:val="00C17126"/>
    <w:pPr>
      <w:spacing w:after="100"/>
      <w:ind w:left="960"/>
    </w:pPr>
  </w:style>
  <w:style w:type="paragraph" w:styleId="TOC6">
    <w:name w:val="toc 6"/>
    <w:basedOn w:val="Normal"/>
    <w:next w:val="Normal"/>
    <w:autoRedefine/>
    <w:semiHidden/>
    <w:rsid w:val="00C17126"/>
    <w:pPr>
      <w:tabs>
        <w:tab w:val="left" w:pos="448"/>
        <w:tab w:val="right" w:leader="dot" w:pos="9628"/>
      </w:tabs>
    </w:pPr>
  </w:style>
  <w:style w:type="paragraph" w:styleId="TOC7">
    <w:name w:val="toc 7"/>
    <w:basedOn w:val="Normal"/>
    <w:next w:val="Normal"/>
    <w:autoRedefine/>
    <w:semiHidden/>
    <w:rsid w:val="00C17126"/>
    <w:pPr>
      <w:tabs>
        <w:tab w:val="left" w:pos="448"/>
        <w:tab w:val="right" w:leader="dot" w:pos="9628"/>
      </w:tabs>
    </w:pPr>
  </w:style>
  <w:style w:type="paragraph" w:styleId="TOC8">
    <w:name w:val="toc 8"/>
    <w:basedOn w:val="Normal"/>
    <w:next w:val="Normal"/>
    <w:autoRedefine/>
    <w:semiHidden/>
    <w:rsid w:val="00C17126"/>
    <w:pPr>
      <w:tabs>
        <w:tab w:val="left" w:pos="448"/>
        <w:tab w:val="right" w:leader="dot" w:pos="9628"/>
      </w:tabs>
    </w:pPr>
  </w:style>
  <w:style w:type="paragraph" w:styleId="TOC9">
    <w:name w:val="toc 9"/>
    <w:basedOn w:val="Normal"/>
    <w:next w:val="Normal"/>
    <w:autoRedefine/>
    <w:semiHidden/>
    <w:rsid w:val="00C17126"/>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C17126"/>
    <w:rPr>
      <w:rFonts w:ascii="NotesEsa" w:hAnsi="NotesEsa"/>
      <w:sz w:val="20"/>
    </w:rPr>
  </w:style>
  <w:style w:type="paragraph" w:styleId="Footer">
    <w:name w:val="footer"/>
    <w:basedOn w:val="Normal"/>
    <w:link w:val="FooterChar"/>
    <w:semiHidden/>
    <w:rsid w:val="00C17126"/>
    <w:pPr>
      <w:tabs>
        <w:tab w:val="center" w:pos="4153"/>
        <w:tab w:val="right" w:pos="8306"/>
      </w:tabs>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keepNext/>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C17126"/>
    <w:pPr>
      <w:spacing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C17126"/>
    <w:pPr>
      <w:spacing w:line="240" w:lineRule="auto"/>
      <w:ind w:right="-54"/>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C17126"/>
    <w:pPr>
      <w:spacing w:line="240" w:lineRule="auto"/>
    </w:pPr>
    <w:rPr>
      <w:rFonts w:ascii="NotesStyle-BoldTf" w:hAnsi="NotesStyle-BoldTf"/>
      <w:caps/>
      <w:color w:val="4B4B4D"/>
      <w:sz w:val="52"/>
    </w:rPr>
  </w:style>
  <w:style w:type="character" w:customStyle="1" w:styleId="Heading1Char">
    <w:name w:val="Heading 1 Char"/>
    <w:basedOn w:val="DefaultParagraphFont"/>
    <w:link w:val="Heading1"/>
    <w:uiPriority w:val="4"/>
    <w:rsid w:val="00C17126"/>
    <w:rPr>
      <w:rFonts w:ascii="Georgia" w:eastAsiaTheme="minorHAnsi" w:hAnsi="Georgia" w:cstheme="minorBidi"/>
      <w:b/>
      <w:caps/>
      <w:sz w:val="28"/>
      <w:szCs w:val="24"/>
      <w:lang w:val="en-GB"/>
    </w:rPr>
  </w:style>
  <w:style w:type="character" w:customStyle="1" w:styleId="Heading2Char">
    <w:name w:val="Heading 2 Char"/>
    <w:basedOn w:val="DefaultParagraphFont"/>
    <w:link w:val="Heading2"/>
    <w:uiPriority w:val="4"/>
    <w:rsid w:val="00C17126"/>
    <w:rPr>
      <w:rFonts w:ascii="Georgia" w:eastAsiaTheme="minorHAnsi" w:hAnsi="Georgia" w:cs="Arial"/>
      <w:b/>
      <w:bCs/>
      <w:iCs/>
      <w:sz w:val="28"/>
      <w:szCs w:val="28"/>
      <w:lang w:val="en-GB"/>
    </w:rPr>
  </w:style>
  <w:style w:type="character" w:customStyle="1" w:styleId="Heading3Char">
    <w:name w:val="Heading 3 Char"/>
    <w:basedOn w:val="DefaultParagraphFont"/>
    <w:link w:val="Heading3"/>
    <w:uiPriority w:val="4"/>
    <w:rsid w:val="00C17126"/>
    <w:rPr>
      <w:rFonts w:ascii="Georgia" w:eastAsiaTheme="minorHAnsi" w:hAnsi="Georgia" w:cs="Arial"/>
      <w:b/>
      <w:bCs/>
      <w:i/>
      <w:sz w:val="26"/>
      <w:szCs w:val="26"/>
      <w:lang w:val="en-GB"/>
    </w:rPr>
  </w:style>
  <w:style w:type="character" w:customStyle="1" w:styleId="Heading4Char">
    <w:name w:val="Heading 4 Char"/>
    <w:basedOn w:val="DefaultParagraphFont"/>
    <w:link w:val="Heading4"/>
    <w:uiPriority w:val="4"/>
    <w:rsid w:val="00C17126"/>
    <w:rPr>
      <w:rFonts w:ascii="Georgia" w:eastAsiaTheme="minorHAnsi" w:hAnsi="Georgia" w:cstheme="minorBidi"/>
      <w:b/>
      <w:bCs/>
      <w:sz w:val="24"/>
      <w:szCs w:val="28"/>
      <w:lang w:val="en-GB"/>
    </w:rPr>
  </w:style>
  <w:style w:type="character" w:customStyle="1" w:styleId="FooterChar">
    <w:name w:val="Footer Char"/>
    <w:basedOn w:val="DefaultParagraphFont"/>
    <w:link w:val="Footer"/>
    <w:semiHidden/>
    <w:rsid w:val="00C17126"/>
    <w:rPr>
      <w:rFonts w:ascii="Georgia" w:eastAsiaTheme="minorHAnsi" w:hAnsi="Georgia" w:cstheme="minorBidi"/>
      <w:noProof/>
      <w:sz w:val="16"/>
      <w:szCs w:val="24"/>
      <w:lang w:val="en-GB"/>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semiHidden/>
    <w:unhideWhenUsed/>
    <w:qFormat/>
    <w:rsid w:val="00C17126"/>
    <w:pPr>
      <w:spacing w:after="200" w:line="240" w:lineRule="auto"/>
    </w:pPr>
    <w:rPr>
      <w:b/>
      <w:bCs/>
      <w:color w:val="4F81BD" w:themeColor="accent1"/>
      <w:sz w:val="18"/>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pPr>
      <w:spacing w:before="120"/>
    </w:pPr>
    <w:rPr>
      <w:rFonts w:asciiTheme="majorHAnsi" w:eastAsiaTheme="majorEastAsia" w:hAnsiTheme="majorHAnsi" w:cstheme="majorBidi"/>
      <w:b/>
      <w:bCs/>
    </w:rPr>
  </w:style>
  <w:style w:type="paragraph" w:styleId="List">
    <w:name w:val="List"/>
    <w:basedOn w:val="Normal"/>
    <w:semiHidden/>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semiHidden/>
    <w:unhideWhenUsed/>
    <w:rsid w:val="00C17126"/>
  </w:style>
  <w:style w:type="paragraph" w:styleId="ListBullet">
    <w:name w:val="List Bullet"/>
    <w:basedOn w:val="Normal"/>
    <w:semiHidden/>
    <w:unhideWhenUsed/>
    <w:rsid w:val="00C17126"/>
    <w:pPr>
      <w:numPr>
        <w:numId w:val="11"/>
      </w:numPr>
      <w:contextualSpacing/>
    </w:pPr>
  </w:style>
  <w:style w:type="paragraph" w:styleId="ListBullet2">
    <w:name w:val="List Bullet 2"/>
    <w:basedOn w:val="Normal"/>
    <w:semiHidden/>
    <w:unhideWhenUsed/>
    <w:rsid w:val="00C17126"/>
    <w:pPr>
      <w:numPr>
        <w:numId w:val="12"/>
      </w:numPr>
      <w:contextualSpacing/>
    </w:pPr>
  </w:style>
  <w:style w:type="paragraph" w:styleId="ListBullet3">
    <w:name w:val="List Bullet 3"/>
    <w:basedOn w:val="Normal"/>
    <w:semiHidden/>
    <w:unhideWhenUsed/>
    <w:rsid w:val="00C17126"/>
    <w:pPr>
      <w:numPr>
        <w:numId w:val="4"/>
      </w:numPr>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semiHidden/>
    <w:rsid w:val="00C17126"/>
    <w:pPr>
      <w:numPr>
        <w:numId w:val="3"/>
      </w:numPr>
      <w:contextualSpacing/>
    </w:pPr>
  </w:style>
  <w:style w:type="paragraph" w:styleId="ListNumber2">
    <w:name w:val="List Number 2"/>
    <w:basedOn w:val="Normal"/>
    <w:semiHidden/>
    <w:unhideWhenUsed/>
    <w:rsid w:val="00C17126"/>
    <w:pPr>
      <w:numPr>
        <w:numId w:val="15"/>
      </w:numPr>
      <w:contextualSpacing/>
    </w:pPr>
  </w:style>
  <w:style w:type="paragraph" w:styleId="ListNumber3">
    <w:name w:val="List Number 3"/>
    <w:basedOn w:val="Normal"/>
    <w:semiHidden/>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unhideWhenUsed/>
    <w:rsid w:val="00C17126"/>
    <w:pPr>
      <w:spacing w:line="240" w:lineRule="auto"/>
    </w:pPr>
    <w:rPr>
      <w:sz w:val="20"/>
      <w:szCs w:val="20"/>
    </w:rPr>
  </w:style>
  <w:style w:type="character" w:customStyle="1" w:styleId="CommentTextChar">
    <w:name w:val="Comment Text Char"/>
    <w:basedOn w:val="DefaultParagraphFont"/>
    <w:link w:val="CommentText"/>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tiff"/><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esca%20Covella\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95F947CC68284A92DD76895F95485E" ma:contentTypeVersion="" ma:contentTypeDescription="Create a new document." ma:contentTypeScope="" ma:versionID="d2f7bac1cc6cefe942785cfbb8bae163">
  <xsd:schema xmlns:xsd="http://www.w3.org/2001/XMLSchema" xmlns:xs="http://www.w3.org/2001/XMLSchema" xmlns:p="http://schemas.microsoft.com/office/2006/metadata/properties" xmlns:ns2="f2760952-b3bb-408f-ace6-eb1e07642b86" targetNamespace="http://schemas.microsoft.com/office/2006/metadata/properties" ma:root="true" ma:fieldsID="70e6d848e258403642b2016fccd44a87" ns2:_="">
    <xsd:import namespace="f2760952-b3bb-408f-ace6-eb1e07642b8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760952-b3bb-408f-ace6-eb1e07642b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2.xml><?xml version="1.0" encoding="utf-8"?>
<ds:datastoreItem xmlns:ds="http://schemas.openxmlformats.org/officeDocument/2006/customXml" ds:itemID="{6B4E42D8-6707-4BCB-B5E9-B4E0795F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760952-b3bb-408f-ace6-eb1e07642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2AE087-EE4D-49E0-87E2-7CFDBD7DD9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B692D6-2649-4F34-A06B-A98E9567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0</TotalTime>
  <Pages>15</Pages>
  <Words>1819</Words>
  <Characters>10369</Characters>
  <Application>Microsoft Office Word</Application>
  <DocSecurity>0</DocSecurity>
  <Lines>86</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TPF generation application from APF file</vt:lpstr>
      <vt:lpstr>ESA Standard Document</vt:lpstr>
    </vt:vector>
  </TitlesOfParts>
  <Manager/>
  <Company>ESA</Company>
  <LinksUpToDate>false</LinksUpToDate>
  <CharactersWithSpaces>12164</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TPF generation application from APF file</dc:title>
  <dc:subject>TPF generation application from APF file</dc:subject>
  <dc:creator>Francesca Covella</dc:creator>
  <cp:keywords>TPF, APF, EPO, Integral Mission, Mision Timeline, Manual Stack, on-ground anomalies</cp:keywords>
  <dc:description/>
  <cp:lastModifiedBy>Francesca Covella</cp:lastModifiedBy>
  <cp:revision>12</cp:revision>
  <cp:lastPrinted>2008-09-12T14:47:00Z</cp:lastPrinted>
  <dcterms:created xsi:type="dcterms:W3CDTF">2021-02-18T14:42:00Z</dcterms:created>
  <dcterms:modified xsi:type="dcterms:W3CDTF">2021-05-03T14:42:00Z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Centre_x000d_
Robert-Bosch-Strasse 5_x000d_
D-64293 Darmstadt_x000d_
Germany</vt:lpwstr>
  </property>
  <property fmtid="{D5CDD505-2E9C-101B-9397-08002B2CF9AE}" pid="4" name="bmsPhoneFax">
    <vt:lpwstr>T +49 (0)6151 900_x000d_
F +49 (0)6151 90495_x000d_
www.esa.int</vt:lpwstr>
  </property>
  <property fmtid="{D5CDD505-2E9C-101B-9397-08002B2CF9AE}" pid="5" name="Issue Date">
    <vt:filetime>2021-02-11T23:00:00Z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Limited Distribution</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MAN - Manual / User Guide / Handbook</vt:lpwstr>
  </property>
  <property fmtid="{D5CDD505-2E9C-101B-9397-08002B2CF9AE}" pid="16" name="Status">
    <vt:lpwstr>Draft</vt:lpwstr>
  </property>
  <property fmtid="{D5CDD505-2E9C-101B-9397-08002B2CF9AE}" pid="17" name="Reference">
    <vt:lpwstr>ESA-INT-MCS-MAN-0002</vt:lpwstr>
  </property>
  <property fmtid="{D5CDD505-2E9C-101B-9397-08002B2CF9AE}" pid="18" name="Subject Approval">
    <vt:lpwstr/>
  </property>
  <property fmtid="{D5CDD505-2E9C-101B-9397-08002B2CF9AE}" pid="19" name="ESAVersion">
    <vt:lpwstr>Release: 5G  v2.0</vt:lpwstr>
  </property>
  <property fmtid="{D5CDD505-2E9C-101B-9397-08002B2CF9AE}" pid="20" name="bmsSitename2">
    <vt:lpwstr>ESOC</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Manual / User Guide / Handbook</vt:lpwstr>
  </property>
  <property fmtid="{D5CDD505-2E9C-101B-9397-08002B2CF9AE}" pid="26" name="CAVEAT_Separator">
    <vt:lpwstr> </vt:lpwstr>
  </property>
  <property fmtid="{D5CDD505-2E9C-101B-9397-08002B2CF9AE}" pid="27" name="Organisational entity">
    <vt:lpwstr/>
  </property>
  <property fmtid="{D5CDD505-2E9C-101B-9397-08002B2CF9AE}" pid="28" name="ESA Version">
    <vt:lpwstr>Release: 5G  v1.4</vt:lpwstr>
  </property>
  <property fmtid="{D5CDD505-2E9C-101B-9397-08002B2CF9AE}" pid="29" name="Revision">
    <vt:i4>1</vt:i4>
  </property>
  <property fmtid="{D5CDD505-2E9C-101B-9397-08002B2CF9AE}" pid="30" name="Issue">
    <vt:i4>1</vt:i4>
  </property>
</Properties>
</file>